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831E7" w14:textId="7C54DCF5" w:rsidR="00442949" w:rsidRDefault="00442949" w:rsidP="00442949">
      <w:pPr>
        <w:rPr>
          <w:rFonts w:hint="eastAsia"/>
        </w:rPr>
      </w:pPr>
      <w:r>
        <w:rPr>
          <w:rFonts w:hint="eastAsia"/>
        </w:rPr>
        <w:t>广州市</w:t>
      </w:r>
      <w:proofErr w:type="gramStart"/>
      <w:r>
        <w:rPr>
          <w:rFonts w:hint="eastAsia"/>
        </w:rPr>
        <w:t>巨合工程</w:t>
      </w:r>
      <w:proofErr w:type="gramEnd"/>
      <w:r>
        <w:rPr>
          <w:rFonts w:hint="eastAsia"/>
        </w:rPr>
        <w:t>机械有限公司买卖合同</w:t>
      </w:r>
      <w:ins w:id="0" w:author="旺龙 刘" w:date="2025-11-10T21:23:00Z">
        <w:r w:rsidR="00D44448" w:rsidRPr="009A2154">
          <w:rPr>
            <w:rFonts w:hint="eastAsia"/>
            <w:color w:val="FF0000"/>
            <w:rPrChange w:id="1" w:author="旺龙 刘" w:date="2025-11-10T21:25:00Z">
              <w:rPr>
                <w:rFonts w:hint="eastAsia"/>
              </w:rPr>
            </w:rPrChange>
          </w:rPr>
          <w:t>（修改时间27分24秒）</w:t>
        </w:r>
      </w:ins>
    </w:p>
    <w:p w14:paraId="6A2F2416" w14:textId="77777777" w:rsidR="00442949" w:rsidRDefault="00442949" w:rsidP="00442949">
      <w:pPr>
        <w:rPr>
          <w:rFonts w:hint="eastAsia"/>
        </w:rPr>
      </w:pPr>
    </w:p>
    <w:p w14:paraId="2D885089" w14:textId="77777777" w:rsidR="00442949" w:rsidRDefault="00442949" w:rsidP="00442949">
      <w:pPr>
        <w:rPr>
          <w:rFonts w:hint="eastAsia"/>
        </w:rPr>
      </w:pPr>
      <w:r>
        <w:rPr>
          <w:rFonts w:hint="eastAsia"/>
        </w:rPr>
        <w:t>合同签订地：湖南·宁乡</w:t>
      </w:r>
    </w:p>
    <w:p w14:paraId="61866ADD" w14:textId="77777777" w:rsidR="00442949" w:rsidRDefault="00442949" w:rsidP="00442949">
      <w:pPr>
        <w:rPr>
          <w:rFonts w:hint="eastAsia"/>
        </w:rPr>
      </w:pPr>
      <w:r>
        <w:rPr>
          <w:rFonts w:hint="eastAsia"/>
        </w:rPr>
        <w:t xml:space="preserve">卖方：   三一汽车起重机械有限公司  </w:t>
      </w:r>
    </w:p>
    <w:p w14:paraId="7CBE8AFB" w14:textId="77777777" w:rsidR="00442949" w:rsidRDefault="00442949" w:rsidP="00442949">
      <w:pPr>
        <w:rPr>
          <w:rFonts w:hint="eastAsia"/>
        </w:rPr>
      </w:pPr>
      <w:r>
        <w:rPr>
          <w:rFonts w:hint="eastAsia"/>
        </w:rPr>
        <w:t xml:space="preserve">法定代表人：     向文波     </w:t>
      </w:r>
    </w:p>
    <w:p w14:paraId="34E6B233" w14:textId="77777777" w:rsidR="00442949" w:rsidRDefault="00442949" w:rsidP="00442949">
      <w:pPr>
        <w:rPr>
          <w:rFonts w:hint="eastAsia"/>
        </w:rPr>
      </w:pPr>
      <w:r>
        <w:rPr>
          <w:rFonts w:hint="eastAsia"/>
        </w:rPr>
        <w:t xml:space="preserve">地址：    湖南省长沙市金洲新区金洲大道西 168 号  </w:t>
      </w:r>
    </w:p>
    <w:p w14:paraId="114F217A" w14:textId="77777777" w:rsidR="00442949" w:rsidRDefault="00442949" w:rsidP="00442949">
      <w:pPr>
        <w:rPr>
          <w:rFonts w:hint="eastAsia"/>
        </w:rPr>
      </w:pPr>
      <w:r>
        <w:rPr>
          <w:rFonts w:hint="eastAsia"/>
        </w:rPr>
        <w:t>买方：  广州市</w:t>
      </w:r>
      <w:proofErr w:type="gramStart"/>
      <w:r>
        <w:rPr>
          <w:rFonts w:hint="eastAsia"/>
        </w:rPr>
        <w:t>巨合工程</w:t>
      </w:r>
      <w:proofErr w:type="gramEnd"/>
      <w:r>
        <w:rPr>
          <w:rFonts w:hint="eastAsia"/>
        </w:rPr>
        <w:t>机械有限公司 ，</w:t>
      </w:r>
    </w:p>
    <w:p w14:paraId="23C3FBB8" w14:textId="77777777" w:rsidR="00442949" w:rsidRDefault="00442949" w:rsidP="00442949">
      <w:pPr>
        <w:rPr>
          <w:rFonts w:hint="eastAsia"/>
        </w:rPr>
      </w:pPr>
      <w:r>
        <w:rPr>
          <w:rFonts w:hint="eastAsia"/>
        </w:rPr>
        <w:t>身份证号码/统一社会信用代码：  91440101698677813T  ，</w:t>
      </w:r>
    </w:p>
    <w:p w14:paraId="309C96BD" w14:textId="77777777" w:rsidR="00442949" w:rsidRDefault="00442949" w:rsidP="00442949">
      <w:pPr>
        <w:rPr>
          <w:rFonts w:hint="eastAsia"/>
        </w:rPr>
      </w:pPr>
      <w:r>
        <w:rPr>
          <w:rFonts w:hint="eastAsia"/>
        </w:rPr>
        <w:t>地址：  广东</w:t>
      </w:r>
      <w:proofErr w:type="gramStart"/>
      <w:r>
        <w:rPr>
          <w:rFonts w:hint="eastAsia"/>
        </w:rPr>
        <w:t>埔南路一号埔南路一号</w:t>
      </w:r>
      <w:proofErr w:type="gramEnd"/>
      <w:r>
        <w:rPr>
          <w:rFonts w:hint="eastAsia"/>
        </w:rPr>
        <w:t xml:space="preserve">  （文书送达地址）</w:t>
      </w:r>
    </w:p>
    <w:p w14:paraId="024FA2C9" w14:textId="77777777" w:rsidR="00442949" w:rsidRDefault="00442949" w:rsidP="00442949">
      <w:pPr>
        <w:rPr>
          <w:rFonts w:hint="eastAsia"/>
        </w:rPr>
      </w:pPr>
      <w:r>
        <w:rPr>
          <w:rFonts w:hint="eastAsia"/>
        </w:rPr>
        <w:t xml:space="preserve">担保方 1：（代理商大股东）：   </w:t>
      </w:r>
    </w:p>
    <w:p w14:paraId="4424AF7E" w14:textId="77777777" w:rsidR="00442949" w:rsidRDefault="00442949" w:rsidP="00442949">
      <w:pPr>
        <w:rPr>
          <w:rFonts w:hint="eastAsia"/>
        </w:rPr>
      </w:pPr>
      <w:r>
        <w:rPr>
          <w:rFonts w:hint="eastAsia"/>
        </w:rPr>
        <w:t>担保方 2：（代理</w:t>
      </w:r>
      <w:proofErr w:type="gramStart"/>
      <w:r>
        <w:rPr>
          <w:rFonts w:hint="eastAsia"/>
        </w:rPr>
        <w:t>商法定</w:t>
      </w:r>
      <w:proofErr w:type="gramEnd"/>
      <w:r>
        <w:rPr>
          <w:rFonts w:hint="eastAsia"/>
        </w:rPr>
        <w:t xml:space="preserve">代表人）： 吕华 </w:t>
      </w:r>
    </w:p>
    <w:p w14:paraId="4E6D50A3" w14:textId="77777777" w:rsidR="00442949" w:rsidRDefault="00442949" w:rsidP="00442949">
      <w:pPr>
        <w:rPr>
          <w:rFonts w:hint="eastAsia"/>
        </w:rPr>
      </w:pPr>
      <w:r>
        <w:rPr>
          <w:rFonts w:hint="eastAsia"/>
        </w:rPr>
        <w:t>买卖双方本着平等自愿原则， 经友好协商， 就买方购买卖方的三一牌汽车起重机/塔机/履带起重机的 相关事项达成本合同。</w:t>
      </w:r>
    </w:p>
    <w:p w14:paraId="52BB6238" w14:textId="59033C5A" w:rsidR="00442949" w:rsidRDefault="00442949" w:rsidP="00442949">
      <w:pPr>
        <w:rPr>
          <w:rFonts w:hint="eastAsia"/>
        </w:rPr>
      </w:pPr>
      <w:r>
        <w:rPr>
          <w:rFonts w:hint="eastAsia"/>
        </w:rPr>
        <w:t>一、产品名称、型号、计量单位、数量、金额</w:t>
      </w:r>
      <w:ins w:id="2" w:author="旺龙 刘" w:date="2025-11-10T20:57:00Z">
        <w:r>
          <w:rPr>
            <w:rFonts w:hint="eastAsia"/>
          </w:rPr>
          <w:t>、总价</w:t>
        </w:r>
      </w:ins>
    </w:p>
    <w:p w14:paraId="2679FF2C" w14:textId="543446A3" w:rsidR="00442949" w:rsidRDefault="00442949" w:rsidP="00442949">
      <w:pPr>
        <w:rPr>
          <w:rFonts w:hint="eastAsia"/>
        </w:rPr>
      </w:pPr>
      <w:ins w:id="3" w:author="旺龙 刘" w:date="2025-11-10T20:57:00Z">
        <w:r w:rsidRPr="00442949">
          <w:t>本合同总价款【XX万元】已包含/不包含以下费用：（1）设备出厂包装费；（2）从卖方仓库至买方指定收货地址的运输费；（3）目的地卸货费；（4）保险费（如适用）。未包含的费用由买方另行承担，并在发货前支付给卖方。</w:t>
        </w:r>
      </w:ins>
    </w:p>
    <w:p w14:paraId="029EDE94" w14:textId="311B62F0" w:rsidR="00442949" w:rsidRDefault="00442949" w:rsidP="00442949">
      <w:pPr>
        <w:rPr>
          <w:rFonts w:hint="eastAsia"/>
        </w:rPr>
      </w:pPr>
      <w:r>
        <w:rPr>
          <w:rFonts w:hint="eastAsia"/>
        </w:rPr>
        <w:t>二、产品技术标准：卖方向买方交付产品的具体技术标准按三一企业标准</w:t>
      </w:r>
      <w:ins w:id="4" w:author="旺龙 刘" w:date="2025-11-10T21:09:00Z">
        <w:r w:rsidR="00A36393">
          <w:rPr>
            <w:rFonts w:hint="eastAsia"/>
          </w:rPr>
          <w:t>（</w:t>
        </w:r>
        <w:r w:rsidR="00A36393" w:rsidRPr="00A36393">
          <w:t>Q/320583 AJSY003-2023《液压挖掘机》</w:t>
        </w:r>
        <w:r w:rsidR="00A36393">
          <w:rPr>
            <w:rFonts w:hint="eastAsia"/>
          </w:rPr>
          <w:t>）</w:t>
        </w:r>
      </w:ins>
      <w:r>
        <w:rPr>
          <w:rFonts w:hint="eastAsia"/>
        </w:rPr>
        <w:t>执行。</w:t>
      </w:r>
    </w:p>
    <w:p w14:paraId="23CD8D3D" w14:textId="77777777" w:rsidR="00442949" w:rsidRDefault="00442949" w:rsidP="00442949">
      <w:pPr>
        <w:rPr>
          <w:rFonts w:hint="eastAsia"/>
        </w:rPr>
      </w:pPr>
    </w:p>
    <w:p w14:paraId="1FB01CDB" w14:textId="77777777" w:rsidR="00442949" w:rsidRDefault="00442949" w:rsidP="00442949">
      <w:pPr>
        <w:rPr>
          <w:rFonts w:hint="eastAsia"/>
        </w:rPr>
      </w:pPr>
      <w:r>
        <w:rPr>
          <w:rFonts w:hint="eastAsia"/>
        </w:rPr>
        <w:t>三、结算方式及付款</w:t>
      </w:r>
    </w:p>
    <w:p w14:paraId="424FB0CF" w14:textId="77777777" w:rsidR="00442949" w:rsidRDefault="00442949" w:rsidP="00442949">
      <w:pPr>
        <w:rPr>
          <w:rFonts w:hint="eastAsia"/>
        </w:rPr>
      </w:pPr>
      <w:r>
        <w:rPr>
          <w:rFonts w:hint="eastAsia"/>
        </w:rPr>
        <w:t>1、付款方式分期。</w:t>
      </w:r>
    </w:p>
    <w:p w14:paraId="063ED855" w14:textId="454C6EB9" w:rsidR="00442949" w:rsidRDefault="00403CDF" w:rsidP="00442949">
      <w:pPr>
        <w:rPr>
          <w:ins w:id="5" w:author="旺龙 刘" w:date="2025-11-10T21:19:00Z"/>
          <w:rFonts w:hint="eastAsia"/>
        </w:rPr>
      </w:pPr>
      <w:ins w:id="6" w:author="旺龙 刘" w:date="2025-11-10T21:04:00Z">
        <w:r w:rsidRPr="00403CDF">
          <w:t>预付定金/万元，买受方在 2019 年 12 月 26 日前支付首付款 12.18 万元（含定金</w:t>
        </w:r>
      </w:ins>
      <w:ins w:id="7" w:author="旺龙 刘" w:date="2025-11-10T21:06:00Z">
        <w:r>
          <w:rPr>
            <w:rFonts w:hint="eastAsia"/>
          </w:rPr>
          <w:t>2万元</w:t>
        </w:r>
      </w:ins>
      <w:ins w:id="8" w:author="旺龙 刘" w:date="2025-11-10T21:04:00Z">
        <w:r w:rsidRPr="00403CDF">
          <w:t xml:space="preserve">）；余 48.72 万元 分期支付，支付方式： 2019 年 12 月 30 日前提车， 余款 48.72 万元于 2020 年 2 月起分 </w:t>
        </w:r>
      </w:ins>
      <w:ins w:id="9" w:author="旺龙 刘" w:date="2025-11-10T21:06:00Z">
        <w:r>
          <w:rPr>
            <w:rFonts w:hint="eastAsia"/>
          </w:rPr>
          <w:t>24</w:t>
        </w:r>
      </w:ins>
      <w:ins w:id="10" w:author="旺龙 刘" w:date="2025-11-10T21:04:00Z">
        <w:r w:rsidRPr="00403CDF">
          <w:t xml:space="preserve"> 期还清，未提车则顺延。</w:t>
        </w:r>
      </w:ins>
      <w:del w:id="11" w:author="旺龙 刘" w:date="2025-11-10T21:04:00Z">
        <w:r w:rsidR="00442949" w:rsidDel="00403CDF">
          <w:rPr>
            <w:rFonts w:hint="eastAsia"/>
          </w:rPr>
          <w:delText>预付定金/万元，买受方在 2019 年 12 月 26 日前支付首付款 12.18 万元（含定金）；余 48.72 万元 分/期支付，支付方式： 2019 年 12 月 30 日前提车， 余款 48.72 万元于 2020 年 2 月起分 1 期还清，未提车</w:delText>
        </w:r>
      </w:del>
    </w:p>
    <w:p w14:paraId="0B1F4879" w14:textId="1102A2C4" w:rsidR="00A36393" w:rsidRDefault="00A36393" w:rsidP="00442949">
      <w:pPr>
        <w:rPr>
          <w:rFonts w:hint="eastAsia"/>
        </w:rPr>
      </w:pPr>
      <w:ins w:id="12" w:author="旺龙 刘" w:date="2025-11-10T21:19:00Z">
        <w:r w:rsidRPr="00A36393">
          <w:t>本合同总价款为人民币陆拾万玖仟元整（¥609,000.00），该价格为含税价（含增值税，税率按国家规定执行）。</w:t>
        </w:r>
      </w:ins>
    </w:p>
    <w:p w14:paraId="33FDF445" w14:textId="77777777" w:rsidR="00442949" w:rsidRDefault="00442949" w:rsidP="00442949">
      <w:pPr>
        <w:rPr>
          <w:rFonts w:hint="eastAsia"/>
        </w:rPr>
      </w:pPr>
    </w:p>
    <w:p w14:paraId="3090C82B" w14:textId="2BD98B1F" w:rsidR="00442949" w:rsidDel="00403CDF" w:rsidRDefault="00442949" w:rsidP="00442949">
      <w:pPr>
        <w:rPr>
          <w:del w:id="13" w:author="旺龙 刘" w:date="2025-11-10T21:04:00Z"/>
          <w:rFonts w:hint="eastAsia"/>
        </w:rPr>
      </w:pPr>
      <w:del w:id="14" w:author="旺龙 刘" w:date="2025-11-10T21:04:00Z">
        <w:r w:rsidDel="00403CDF">
          <w:rPr>
            <w:rFonts w:hint="eastAsia"/>
          </w:rPr>
          <w:delText>则顺延。。</w:delText>
        </w:r>
      </w:del>
    </w:p>
    <w:p w14:paraId="3D5BEFF0" w14:textId="77777777" w:rsidR="00442949" w:rsidRDefault="00442949" w:rsidP="00442949">
      <w:pPr>
        <w:rPr>
          <w:rFonts w:hint="eastAsia"/>
        </w:rPr>
      </w:pPr>
      <w:r>
        <w:rPr>
          <w:rFonts w:hint="eastAsia"/>
        </w:rPr>
        <w:t>2、买方应将本合同项下全部款项支付至卖方账户（户名：  三一汽车起重机械有限公司；开户行： 光大银行 宁乡支行账号： 79120188000008391  ）；如买方委托第三方付款， 买方与第三方必须向卖方出具解款</w:t>
      </w:r>
      <w:proofErr w:type="gramStart"/>
      <w:r>
        <w:rPr>
          <w:rFonts w:hint="eastAsia"/>
        </w:rPr>
        <w:t>函用于</w:t>
      </w:r>
      <w:proofErr w:type="gramEnd"/>
      <w:r>
        <w:rPr>
          <w:rFonts w:hint="eastAsia"/>
        </w:rPr>
        <w:t>解 款； 未经卖方财务总监书面同意，买方不得将货款支付给任何第三方（包括但不限于卖方营销人员、债权 管理人员），否则卖方不予认可。</w:t>
      </w:r>
    </w:p>
    <w:p w14:paraId="0B10AD9F" w14:textId="77777777" w:rsidR="00442949" w:rsidRDefault="00442949" w:rsidP="00442949">
      <w:pPr>
        <w:rPr>
          <w:rFonts w:hint="eastAsia"/>
        </w:rPr>
      </w:pPr>
    </w:p>
    <w:p w14:paraId="19E161AA" w14:textId="07A9305F" w:rsidR="00442949" w:rsidRDefault="00442949" w:rsidP="00442949">
      <w:pPr>
        <w:rPr>
          <w:rFonts w:hint="eastAsia"/>
        </w:rPr>
      </w:pPr>
      <w:r>
        <w:rPr>
          <w:rFonts w:hint="eastAsia"/>
        </w:rPr>
        <w:t xml:space="preserve">四、 合同履行地： </w:t>
      </w:r>
      <w:ins w:id="15" w:author="旺龙 刘" w:date="2025-11-10T21:07:00Z">
        <w:r w:rsidR="00403CDF" w:rsidRPr="00403CDF">
          <w:t>湖南省长沙市金洲新区金洲大道西 168 号（卖方住所地）</w:t>
        </w:r>
        <w:r w:rsidR="00403CDF">
          <w:rPr>
            <w:rFonts w:hint="eastAsia"/>
          </w:rPr>
          <w:t>.</w:t>
        </w:r>
      </w:ins>
      <w:del w:id="16" w:author="旺龙 刘" w:date="2025-11-10T21:07:00Z">
        <w:r w:rsidDel="00403CDF">
          <w:rPr>
            <w:rFonts w:hint="eastAsia"/>
          </w:rPr>
          <w:delText>卖方住所地</w:delText>
        </w:r>
      </w:del>
    </w:p>
    <w:p w14:paraId="766C735F" w14:textId="77777777" w:rsidR="00442949" w:rsidRDefault="00442949" w:rsidP="00442949">
      <w:pPr>
        <w:rPr>
          <w:rFonts w:hint="eastAsia"/>
        </w:rPr>
      </w:pPr>
    </w:p>
    <w:p w14:paraId="399301B1" w14:textId="77777777" w:rsidR="00442949" w:rsidRDefault="00442949" w:rsidP="00442949">
      <w:pPr>
        <w:rPr>
          <w:rFonts w:hint="eastAsia"/>
        </w:rPr>
      </w:pPr>
      <w:r>
        <w:rPr>
          <w:rFonts w:hint="eastAsia"/>
        </w:rPr>
        <w:t>五、交（验）货时间及方式</w:t>
      </w:r>
    </w:p>
    <w:p w14:paraId="57B4B8A5" w14:textId="7F9AABF4" w:rsidR="00442949" w:rsidRDefault="00442949" w:rsidP="00442949">
      <w:pPr>
        <w:rPr>
          <w:rFonts w:hint="eastAsia"/>
        </w:rPr>
      </w:pPr>
      <w:r>
        <w:rPr>
          <w:rFonts w:hint="eastAsia"/>
        </w:rPr>
        <w:t>1、在买方付清首付款、运输费用并提供相应凭证后，卖方</w:t>
      </w:r>
      <w:ins w:id="17" w:author="旺龙 刘" w:date="2025-11-10T20:59:00Z">
        <w:r w:rsidR="00403CDF">
          <w:rPr>
            <w:rFonts w:hint="eastAsia"/>
          </w:rPr>
          <w:t>在</w:t>
        </w:r>
      </w:ins>
      <w:del w:id="18" w:author="旺龙 刘" w:date="2025-11-10T20:58:00Z">
        <w:r w:rsidDel="00442949">
          <w:rPr>
            <w:rFonts w:hint="eastAsia"/>
          </w:rPr>
          <w:delText>/ 年 /月 / 日</w:delText>
        </w:r>
      </w:del>
      <w:ins w:id="19" w:author="旺龙 刘" w:date="2025-11-10T20:58:00Z">
        <w:r>
          <w:rPr>
            <w:rFonts w:hint="eastAsia"/>
          </w:rPr>
          <w:t>十个工作日</w:t>
        </w:r>
      </w:ins>
      <w:r>
        <w:rPr>
          <w:rFonts w:hint="eastAsia"/>
        </w:rPr>
        <w:t>之</w:t>
      </w:r>
      <w:ins w:id="20" w:author="旺龙 刘" w:date="2025-11-10T20:59:00Z">
        <w:r>
          <w:rPr>
            <w:rFonts w:hint="eastAsia"/>
          </w:rPr>
          <w:t>内</w:t>
        </w:r>
      </w:ins>
      <w:del w:id="21" w:author="旺龙 刘" w:date="2025-11-10T20:58:00Z">
        <w:r w:rsidDel="00442949">
          <w:rPr>
            <w:rFonts w:hint="eastAsia"/>
          </w:rPr>
          <w:delText>前</w:delText>
        </w:r>
      </w:del>
      <w:del w:id="22" w:author="旺龙 刘" w:date="2025-11-10T20:59:00Z">
        <w:r w:rsidDel="00403CDF">
          <w:rPr>
            <w:rFonts w:hint="eastAsia"/>
          </w:rPr>
          <w:delText>组织</w:delText>
        </w:r>
      </w:del>
      <w:r>
        <w:rPr>
          <w:rFonts w:hint="eastAsia"/>
        </w:rPr>
        <w:t>发货</w:t>
      </w:r>
      <w:ins w:id="23" w:author="旺龙 刘" w:date="2025-11-10T20:59:00Z">
        <w:r w:rsidR="00403CDF">
          <w:rPr>
            <w:rFonts w:hint="eastAsia"/>
          </w:rPr>
          <w:t>完成</w:t>
        </w:r>
      </w:ins>
      <w:r>
        <w:rPr>
          <w:rFonts w:hint="eastAsia"/>
        </w:rPr>
        <w:t>， 卖方发货</w:t>
      </w:r>
      <w:proofErr w:type="gramStart"/>
      <w:r>
        <w:rPr>
          <w:rFonts w:hint="eastAsia"/>
        </w:rPr>
        <w:t>不</w:t>
      </w:r>
      <w:proofErr w:type="gramEnd"/>
      <w:r>
        <w:rPr>
          <w:rFonts w:hint="eastAsia"/>
        </w:rPr>
        <w:t>构</w:t>
      </w:r>
      <w:del w:id="24" w:author="旺龙 刘" w:date="2025-11-10T20:59:00Z">
        <w:r w:rsidDel="00403CDF">
          <w:rPr>
            <w:rFonts w:hint="eastAsia"/>
          </w:rPr>
          <w:delText xml:space="preserve"> </w:delText>
        </w:r>
      </w:del>
      <w:r>
        <w:rPr>
          <w:rFonts w:hint="eastAsia"/>
        </w:rPr>
        <w:t>成对款项收取的确认。选配</w:t>
      </w:r>
      <w:proofErr w:type="gramStart"/>
      <w:r>
        <w:rPr>
          <w:rFonts w:hint="eastAsia"/>
        </w:rPr>
        <w:t>件可能</w:t>
      </w:r>
      <w:proofErr w:type="gramEnd"/>
      <w:r>
        <w:rPr>
          <w:rFonts w:hint="eastAsia"/>
        </w:rPr>
        <w:t>存在分次发货的情况，不影响本合同其他约定内容。</w:t>
      </w:r>
    </w:p>
    <w:p w14:paraId="4B1C6782" w14:textId="77777777" w:rsidR="00442949" w:rsidRDefault="00442949" w:rsidP="00442949">
      <w:pPr>
        <w:rPr>
          <w:rFonts w:hint="eastAsia"/>
        </w:rPr>
      </w:pPr>
      <w:r>
        <w:rPr>
          <w:rFonts w:hint="eastAsia"/>
        </w:rPr>
        <w:t>2、交货地点： 卖方住所地仓库</w:t>
      </w:r>
    </w:p>
    <w:p w14:paraId="1BBBD0B4" w14:textId="77777777" w:rsidR="00442949" w:rsidRDefault="00442949" w:rsidP="00442949">
      <w:pPr>
        <w:rPr>
          <w:rFonts w:hint="eastAsia"/>
        </w:rPr>
      </w:pPr>
      <w:r>
        <w:rPr>
          <w:rFonts w:hint="eastAsia"/>
        </w:rPr>
        <w:t>3、验货地点：   □买方自提的， 在卖方住所地仓库进行验收。</w:t>
      </w:r>
    </w:p>
    <w:p w14:paraId="0F424124" w14:textId="77777777" w:rsidR="00442949" w:rsidRDefault="00442949" w:rsidP="00442949">
      <w:pPr>
        <w:rPr>
          <w:rFonts w:hint="eastAsia"/>
        </w:rPr>
      </w:pPr>
      <w:r>
        <w:rPr>
          <w:rFonts w:hint="eastAsia"/>
        </w:rPr>
        <w:t>■卖方代办运输的，在到货地点进行验收；买方在发货前向卖方支付运输费用 / 元。</w:t>
      </w:r>
    </w:p>
    <w:p w14:paraId="7BC9BAF2" w14:textId="77777777" w:rsidR="00442949" w:rsidRDefault="00442949" w:rsidP="00442949">
      <w:pPr>
        <w:rPr>
          <w:rFonts w:hint="eastAsia"/>
        </w:rPr>
      </w:pPr>
      <w:r>
        <w:rPr>
          <w:rFonts w:hint="eastAsia"/>
        </w:rPr>
        <w:t>收货人（单位）：   广州市</w:t>
      </w:r>
      <w:proofErr w:type="gramStart"/>
      <w:r>
        <w:rPr>
          <w:rFonts w:hint="eastAsia"/>
        </w:rPr>
        <w:t>翱捷工程</w:t>
      </w:r>
      <w:proofErr w:type="gramEnd"/>
      <w:r>
        <w:rPr>
          <w:rFonts w:hint="eastAsia"/>
        </w:rPr>
        <w:t xml:space="preserve">有限公司         货物到达地址：      广东/广州市/广州市黄埔区中山大 道东 270 号之七 204 房（仅限办公用途） /      </w:t>
      </w:r>
    </w:p>
    <w:p w14:paraId="0515D0F3" w14:textId="77777777" w:rsidR="00442949" w:rsidRDefault="00442949" w:rsidP="00442949">
      <w:pPr>
        <w:rPr>
          <w:rFonts w:hint="eastAsia"/>
        </w:rPr>
      </w:pPr>
      <w:r>
        <w:rPr>
          <w:rFonts w:hint="eastAsia"/>
        </w:rPr>
        <w:lastRenderedPageBreak/>
        <w:t>收货经办人：         吕华        身份证号：             电话： 020-82063085             【变更收货人（单位）、收货经办人以及货物到达地址的， 应在卖方发货前书面通知卖方。】 4、交货地点的装卸及费用由卖方负责，其他地点的装卸及费用由买方承担。</w:t>
      </w:r>
    </w:p>
    <w:p w14:paraId="30FDB7A5" w14:textId="6FECE737" w:rsidR="00442949" w:rsidRDefault="00442949" w:rsidP="00442949">
      <w:pPr>
        <w:rPr>
          <w:rFonts w:hint="eastAsia"/>
        </w:rPr>
      </w:pPr>
      <w:r>
        <w:rPr>
          <w:rFonts w:hint="eastAsia"/>
        </w:rPr>
        <w:t>5、</w:t>
      </w:r>
      <w:ins w:id="25" w:author="旺龙 刘" w:date="2025-11-10T21:01:00Z">
        <w:r w:rsidR="00403CDF" w:rsidRPr="00403CDF">
          <w:t>买方应在收货时对产品外观、数量进行初步验收；并在收货后5个工作日内完成质量验收。验收标准以本合同第二条约定的技术标准及国家/行业相关标准为准。</w:t>
        </w:r>
      </w:ins>
      <w:del w:id="26" w:author="旺龙 刘" w:date="2025-11-10T21:01:00Z">
        <w:r w:rsidDel="00403CDF">
          <w:rPr>
            <w:rFonts w:hint="eastAsia"/>
          </w:rPr>
          <w:delText>买方应按本合同约定及时进行验收；买方自提的应在自提时完成验收，买方提车后无论是否验收均 视为验收合格； 卖方代办运输的，卖方将产品运输至货物到达地址后 24 小时内， 买方未进行或未完成验收 的视为验收合格。</w:delText>
        </w:r>
      </w:del>
    </w:p>
    <w:p w14:paraId="107B05B8" w14:textId="5727A1ED" w:rsidR="00442949" w:rsidRDefault="00442949" w:rsidP="00442949">
      <w:pPr>
        <w:rPr>
          <w:ins w:id="27" w:author="旺龙 刘" w:date="2025-11-10T21:02:00Z"/>
          <w:rFonts w:hint="eastAsia"/>
        </w:rPr>
      </w:pPr>
      <w:r>
        <w:rPr>
          <w:rFonts w:hint="eastAsia"/>
        </w:rPr>
        <w:t>6、</w:t>
      </w:r>
      <w:ins w:id="28" w:author="旺龙 刘" w:date="2025-11-10T21:01:00Z">
        <w:r w:rsidR="00403CDF" w:rsidRPr="00403CDF">
          <w:t>买方在验收期内发现产品存在数量短缺、外观瑕疵或质量不符合合同约定的，有权拒收不合格部分，并应在验收期内向卖方发出书面异议通知。卖方应在收到书面异议后3个工作日内予以书面回复，并在7个工作日内完成退换货或修复，由此产生的全部费用（包括运输、装卸、仓储等）由卖方承担。</w:t>
        </w:r>
      </w:ins>
      <w:del w:id="29" w:author="旺龙 刘" w:date="2025-11-10T21:01:00Z">
        <w:r w:rsidDel="00403CDF">
          <w:rPr>
            <w:rFonts w:hint="eastAsia"/>
          </w:rPr>
          <w:delText>买方在验收时发现产品不符合本合同约定的，有义务妥善保管产品及附件，并不得使用， 同时由买 方或其收货经办人在验收合格单上签字备注， 如买方擅自使用或未在验收合格单备注的视为符合。</w:delText>
        </w:r>
      </w:del>
    </w:p>
    <w:p w14:paraId="16286A6B" w14:textId="635F5E98" w:rsidR="00403CDF" w:rsidRDefault="00403CDF" w:rsidP="00442949">
      <w:pPr>
        <w:rPr>
          <w:ins w:id="30" w:author="旺龙 刘" w:date="2025-11-10T21:02:00Z"/>
          <w:rFonts w:hint="eastAsia"/>
        </w:rPr>
      </w:pPr>
      <w:ins w:id="31" w:author="旺龙 刘" w:date="2025-11-10T21:02:00Z">
        <w:r w:rsidRPr="00403CDF">
          <w:t>7、卖方完成整改后应重新申请验收，买方应在收到整改通知后3个工作日内组织第二次验收。若第二次验收仍未通过，买方有权解除本合同，卖方应退还已收全部款项，并按合同总金额的</w:t>
        </w:r>
        <w:r>
          <w:rPr>
            <w:rFonts w:hint="eastAsia"/>
          </w:rPr>
          <w:t>30</w:t>
        </w:r>
        <w:r w:rsidRPr="00403CDF">
          <w:t>%向买方支付违约金，同时赔偿买方因此遭受的直接损失。</w:t>
        </w:r>
      </w:ins>
    </w:p>
    <w:p w14:paraId="00071873" w14:textId="6804AB31" w:rsidR="00403CDF" w:rsidRDefault="00403CDF" w:rsidP="00442949">
      <w:pPr>
        <w:rPr>
          <w:rFonts w:hint="eastAsia"/>
        </w:rPr>
      </w:pPr>
      <w:ins w:id="32" w:author="旺龙 刘" w:date="2025-11-10T21:02:00Z">
        <w:r w:rsidRPr="00403CDF">
          <w:t>8、买方在验收期内未提出书面异议的，视为产品数量和外观符合合同约定；但隐蔽质量问题不受此限制，买方仍可在合理期限内依保修条款主张权利。</w:t>
        </w:r>
      </w:ins>
    </w:p>
    <w:p w14:paraId="5A970FFA" w14:textId="77777777" w:rsidR="00442949" w:rsidRDefault="00442949" w:rsidP="00442949">
      <w:pPr>
        <w:rPr>
          <w:rFonts w:hint="eastAsia"/>
        </w:rPr>
      </w:pPr>
    </w:p>
    <w:p w14:paraId="704CC322" w14:textId="77777777" w:rsidR="00442949" w:rsidRDefault="00442949" w:rsidP="00442949">
      <w:pPr>
        <w:rPr>
          <w:rFonts w:hint="eastAsia"/>
        </w:rPr>
      </w:pPr>
      <w:r>
        <w:rPr>
          <w:rFonts w:hint="eastAsia"/>
        </w:rPr>
        <w:t>六、包装：整机、管件为裸装， 随机附件采取木箱或其他有利运输的包装。</w:t>
      </w:r>
    </w:p>
    <w:p w14:paraId="4BE6DCF9" w14:textId="77777777" w:rsidR="00442949" w:rsidRDefault="00442949" w:rsidP="00442949">
      <w:pPr>
        <w:rPr>
          <w:rFonts w:hint="eastAsia"/>
        </w:rPr>
      </w:pPr>
    </w:p>
    <w:p w14:paraId="72B80C67" w14:textId="77777777" w:rsidR="00442949" w:rsidRDefault="00442949" w:rsidP="00442949">
      <w:pPr>
        <w:rPr>
          <w:rFonts w:hint="eastAsia"/>
        </w:rPr>
      </w:pPr>
      <w:r>
        <w:rPr>
          <w:rFonts w:hint="eastAsia"/>
        </w:rPr>
        <w:t>七、技术服务</w:t>
      </w:r>
    </w:p>
    <w:p w14:paraId="19C0C45B" w14:textId="77777777" w:rsidR="00442949" w:rsidRDefault="00442949" w:rsidP="00442949">
      <w:pPr>
        <w:rPr>
          <w:rFonts w:hint="eastAsia"/>
        </w:rPr>
      </w:pPr>
      <w:r>
        <w:rPr>
          <w:rFonts w:hint="eastAsia"/>
        </w:rPr>
        <w:t xml:space="preserve">1、汽车起重机产品主机（不含易损件）保修期为自交付之日起 24 </w:t>
      </w:r>
      <w:proofErr w:type="gramStart"/>
      <w:r>
        <w:rPr>
          <w:rFonts w:hint="eastAsia"/>
        </w:rPr>
        <w:t>个</w:t>
      </w:r>
      <w:proofErr w:type="gramEnd"/>
      <w:r>
        <w:rPr>
          <w:rFonts w:hint="eastAsia"/>
        </w:rPr>
        <w:t>月（人为因素损坏或非正常使用 损坏除外），具体见三一起重机《产品质量保修手册》。</w:t>
      </w:r>
    </w:p>
    <w:p w14:paraId="13399122" w14:textId="77777777" w:rsidR="00442949" w:rsidRDefault="00442949" w:rsidP="00442949">
      <w:pPr>
        <w:rPr>
          <w:rFonts w:hint="eastAsia"/>
        </w:rPr>
      </w:pPr>
      <w:r>
        <w:rPr>
          <w:rFonts w:hint="eastAsia"/>
        </w:rPr>
        <w:t xml:space="preserve">2、履带起重机产品主机（不含易损件和消耗件）保修期为自交付之日起 12 </w:t>
      </w:r>
      <w:proofErr w:type="gramStart"/>
      <w:r>
        <w:rPr>
          <w:rFonts w:hint="eastAsia"/>
        </w:rPr>
        <w:t>个</w:t>
      </w:r>
      <w:proofErr w:type="gramEnd"/>
      <w:r>
        <w:rPr>
          <w:rFonts w:hint="eastAsia"/>
        </w:rPr>
        <w:t xml:space="preserve">月或工作 2000 </w:t>
      </w:r>
      <w:proofErr w:type="gramStart"/>
      <w:r>
        <w:rPr>
          <w:rFonts w:hint="eastAsia"/>
        </w:rPr>
        <w:t>个</w:t>
      </w:r>
      <w:proofErr w:type="gramEnd"/>
      <w:r>
        <w:rPr>
          <w:rFonts w:hint="eastAsia"/>
        </w:rPr>
        <w:t xml:space="preserve">小时（强 </w:t>
      </w:r>
      <w:proofErr w:type="gramStart"/>
      <w:r>
        <w:rPr>
          <w:rFonts w:hint="eastAsia"/>
        </w:rPr>
        <w:t>夯机为</w:t>
      </w:r>
      <w:proofErr w:type="gramEnd"/>
      <w:r>
        <w:rPr>
          <w:rFonts w:hint="eastAsia"/>
        </w:rPr>
        <w:t xml:space="preserve">自交付之日起 6 </w:t>
      </w:r>
      <w:proofErr w:type="gramStart"/>
      <w:r>
        <w:rPr>
          <w:rFonts w:hint="eastAsia"/>
        </w:rPr>
        <w:t>个</w:t>
      </w:r>
      <w:proofErr w:type="gramEnd"/>
      <w:r>
        <w:rPr>
          <w:rFonts w:hint="eastAsia"/>
        </w:rPr>
        <w:t xml:space="preserve">月或工作 1000 </w:t>
      </w:r>
      <w:proofErr w:type="gramStart"/>
      <w:r>
        <w:rPr>
          <w:rFonts w:hint="eastAsia"/>
        </w:rPr>
        <w:t>个</w:t>
      </w:r>
      <w:proofErr w:type="gramEnd"/>
      <w:r>
        <w:rPr>
          <w:rFonts w:hint="eastAsia"/>
        </w:rPr>
        <w:t>小时），二者以先到为准，主要部件的具体保修期限见卖方保修 政策，人为因素损坏或非正常使用损坏除外。超过保修期， 卖方提供指导维修服务， 但相关费用需买方负 担。</w:t>
      </w:r>
    </w:p>
    <w:p w14:paraId="22817010" w14:textId="77777777" w:rsidR="00442949" w:rsidRDefault="00442949" w:rsidP="00442949">
      <w:pPr>
        <w:rPr>
          <w:rFonts w:hint="eastAsia"/>
        </w:rPr>
      </w:pPr>
      <w:r>
        <w:rPr>
          <w:rFonts w:hint="eastAsia"/>
        </w:rPr>
        <w:t>除上述约定外， 其他保修事项详见双方签订的《履带起重机保修条款》、《强夯机保修条款》。 3、塔机产品</w:t>
      </w:r>
      <w:proofErr w:type="gramStart"/>
      <w:r>
        <w:rPr>
          <w:rFonts w:hint="eastAsia"/>
        </w:rPr>
        <w:t>保修按</w:t>
      </w:r>
      <w:proofErr w:type="gramEnd"/>
      <w:r>
        <w:rPr>
          <w:rFonts w:hint="eastAsia"/>
        </w:rPr>
        <w:t>《三一塔机质量保修条款》执行。</w:t>
      </w:r>
    </w:p>
    <w:p w14:paraId="5AB4DDD1" w14:textId="77777777" w:rsidR="00442949" w:rsidRDefault="00442949" w:rsidP="00442949">
      <w:pPr>
        <w:rPr>
          <w:rFonts w:hint="eastAsia"/>
        </w:rPr>
      </w:pPr>
      <w:r>
        <w:rPr>
          <w:rFonts w:hint="eastAsia"/>
        </w:rPr>
        <w:t>4、在中国大陆购买而到大陆以外地区使用的产品， 买方必须与卖方另行签订书面的海外服务协议，否 则卖方不予提供海外服务。</w:t>
      </w:r>
    </w:p>
    <w:p w14:paraId="67AE8A1E" w14:textId="77777777" w:rsidR="00442949" w:rsidRDefault="00442949" w:rsidP="00442949">
      <w:pPr>
        <w:rPr>
          <w:rFonts w:hint="eastAsia"/>
        </w:rPr>
      </w:pPr>
      <w:r>
        <w:rPr>
          <w:rFonts w:hint="eastAsia"/>
        </w:rPr>
        <w:t>八、所有权保留</w:t>
      </w:r>
    </w:p>
    <w:p w14:paraId="2DF59005" w14:textId="74980F53" w:rsidR="00442949" w:rsidDel="00A36393" w:rsidRDefault="00442949" w:rsidP="00442949">
      <w:pPr>
        <w:rPr>
          <w:del w:id="33" w:author="旺龙 刘" w:date="2025-11-10T21:09:00Z"/>
          <w:rFonts w:hint="eastAsia"/>
        </w:rPr>
      </w:pPr>
      <w:r>
        <w:rPr>
          <w:rFonts w:hint="eastAsia"/>
        </w:rPr>
        <w:t>为买方经营便利， 卖方同意将产品上户至买方名下， 在买方付清全部价款前， 产品的所有权归卖方所 有；非经卖方书面同意，买方无权转让、抵押产品， 不得使用产品向第三方出资或投资，不得使产品被留</w:t>
      </w:r>
    </w:p>
    <w:p w14:paraId="40A2D19B" w14:textId="58DF4CCB" w:rsidR="00442949" w:rsidDel="00A36393" w:rsidRDefault="00442949" w:rsidP="00442949">
      <w:pPr>
        <w:rPr>
          <w:del w:id="34" w:author="旺龙 刘" w:date="2025-11-10T21:09:00Z"/>
          <w:rFonts w:hint="eastAsia"/>
        </w:rPr>
      </w:pPr>
    </w:p>
    <w:p w14:paraId="414FED38" w14:textId="61765E86" w:rsidR="00442949" w:rsidRDefault="00442949" w:rsidP="00442949">
      <w:pPr>
        <w:rPr>
          <w:rFonts w:hint="eastAsia"/>
        </w:rPr>
      </w:pPr>
      <w:r>
        <w:rPr>
          <w:rFonts w:hint="eastAsia"/>
        </w:rPr>
        <w:t xml:space="preserve">置，不得对产品进行改装、添加附件，否则卖方有权收回产品【买方应无条件将产品过户至卖方或卖方指 定的第三方名下，过户费用由买方承担】，同时买方应向卖方支付违约金 </w:t>
      </w:r>
      <w:del w:id="35" w:author="旺龙 刘" w:date="2025-11-10T21:10:00Z">
        <w:r w:rsidDel="00A36393">
          <w:rPr>
            <w:rFonts w:hint="eastAsia"/>
          </w:rPr>
          <w:delText xml:space="preserve">5 </w:delText>
        </w:r>
      </w:del>
      <w:ins w:id="36" w:author="旺龙 刘" w:date="2025-11-10T21:12:00Z">
        <w:r w:rsidR="00A36393">
          <w:rPr>
            <w:rFonts w:hint="eastAsia"/>
          </w:rPr>
          <w:t>3</w:t>
        </w:r>
      </w:ins>
      <w:ins w:id="37" w:author="旺龙 刘" w:date="2025-11-10T21:10:00Z">
        <w:r w:rsidR="00A36393">
          <w:rPr>
            <w:rFonts w:hint="eastAsia"/>
          </w:rPr>
          <w:t xml:space="preserve"> </w:t>
        </w:r>
      </w:ins>
      <w:r>
        <w:rPr>
          <w:rFonts w:hint="eastAsia"/>
        </w:rPr>
        <w:t>万元，并赔偿卖方一切损失。</w:t>
      </w:r>
    </w:p>
    <w:p w14:paraId="324C42E1" w14:textId="77777777" w:rsidR="00442949" w:rsidRDefault="00442949" w:rsidP="00442949">
      <w:pPr>
        <w:rPr>
          <w:rFonts w:hint="eastAsia"/>
        </w:rPr>
      </w:pPr>
    </w:p>
    <w:p w14:paraId="32AE7ACB" w14:textId="77777777" w:rsidR="00442949" w:rsidRDefault="00442949" w:rsidP="00442949">
      <w:pPr>
        <w:rPr>
          <w:rFonts w:hint="eastAsia"/>
        </w:rPr>
      </w:pPr>
      <w:r>
        <w:rPr>
          <w:rFonts w:hint="eastAsia"/>
        </w:rPr>
        <w:t>九、知识产权</w:t>
      </w:r>
    </w:p>
    <w:p w14:paraId="6AA99B67" w14:textId="77777777" w:rsidR="00442949" w:rsidRDefault="00442949" w:rsidP="00442949">
      <w:pPr>
        <w:rPr>
          <w:rFonts w:hint="eastAsia"/>
        </w:rPr>
      </w:pPr>
      <w:r>
        <w:rPr>
          <w:rFonts w:hint="eastAsia"/>
        </w:rPr>
        <w:t>卖方向买方提供的产品说明书、合同、图纸和技术资料等文件材料的所有权和版权均属于卖方，如卖 方需要， 买方应及时归还， 同时买方不得私自将上述文件材料向任何第三方泄露，否则应向卖方支付违约 金 1 万元， 并赔偿卖方的一切损失。</w:t>
      </w:r>
    </w:p>
    <w:p w14:paraId="07BBC092" w14:textId="77777777" w:rsidR="00442949" w:rsidRDefault="00442949" w:rsidP="00442949">
      <w:pPr>
        <w:rPr>
          <w:rFonts w:hint="eastAsia"/>
        </w:rPr>
      </w:pPr>
    </w:p>
    <w:p w14:paraId="48D76812" w14:textId="77777777" w:rsidR="00442949" w:rsidRDefault="00442949" w:rsidP="00442949">
      <w:pPr>
        <w:rPr>
          <w:rFonts w:hint="eastAsia"/>
        </w:rPr>
      </w:pPr>
      <w:r>
        <w:rPr>
          <w:rFonts w:hint="eastAsia"/>
        </w:rPr>
        <w:t>十、权证及上户（此条只针对汽车起重机产品）</w:t>
      </w:r>
    </w:p>
    <w:p w14:paraId="0AC05BE0" w14:textId="77777777" w:rsidR="00442949" w:rsidRDefault="00442949" w:rsidP="00442949">
      <w:pPr>
        <w:rPr>
          <w:rFonts w:hint="eastAsia"/>
        </w:rPr>
      </w:pPr>
      <w:r>
        <w:rPr>
          <w:rFonts w:hint="eastAsia"/>
        </w:rPr>
        <w:t>1、买方承诺向卖方提交的全部文件及资料真实、合法、有效； 买方应将车辆发票、登记证书、保单等 原件交卖方保管，待买方支付完毕本合同项下全部应付款项后交还给买方。</w:t>
      </w:r>
    </w:p>
    <w:p w14:paraId="109151FB" w14:textId="77777777" w:rsidR="00442949" w:rsidRDefault="00442949" w:rsidP="00442949">
      <w:pPr>
        <w:rPr>
          <w:rFonts w:hint="eastAsia"/>
        </w:rPr>
      </w:pPr>
      <w:r>
        <w:rPr>
          <w:rFonts w:hint="eastAsia"/>
        </w:rPr>
        <w:t>2、买方负责自行在车辆管理部门办理车辆上户手续，并承担全部上户费用； 对于整车自重超过 55 吨 的设备，现行的国家法律法规规定只能办理临时牌照，不能办理车辆上户手续，买方对此情况完全知晓， 不得以设备不能办理车辆上户手续追究卖方责任。</w:t>
      </w:r>
    </w:p>
    <w:p w14:paraId="3202C71A" w14:textId="77777777" w:rsidR="00442949" w:rsidRDefault="00442949" w:rsidP="00442949">
      <w:pPr>
        <w:rPr>
          <w:rFonts w:hint="eastAsia"/>
        </w:rPr>
      </w:pPr>
      <w:r>
        <w:rPr>
          <w:rFonts w:hint="eastAsia"/>
        </w:rPr>
        <w:t>3、分期/融资方式购买产品的， 卖方/融资公司授权买方将产品抵押给卖方或者卖方指定的第三方， 买 方必须配合卖方办理抵押登记手续。</w:t>
      </w:r>
    </w:p>
    <w:p w14:paraId="2F9CFDC6" w14:textId="77777777" w:rsidR="00442949" w:rsidRDefault="00442949" w:rsidP="00442949">
      <w:pPr>
        <w:rPr>
          <w:rFonts w:hint="eastAsia"/>
        </w:rPr>
      </w:pPr>
    </w:p>
    <w:p w14:paraId="34C059CA" w14:textId="77777777" w:rsidR="00442949" w:rsidRDefault="00442949" w:rsidP="00442949">
      <w:pPr>
        <w:rPr>
          <w:rFonts w:hint="eastAsia"/>
        </w:rPr>
      </w:pPr>
      <w:r>
        <w:rPr>
          <w:rFonts w:hint="eastAsia"/>
        </w:rPr>
        <w:t>十一、保险</w:t>
      </w:r>
    </w:p>
    <w:p w14:paraId="52417173" w14:textId="77777777" w:rsidR="00442949" w:rsidRDefault="00442949" w:rsidP="00442949">
      <w:pPr>
        <w:rPr>
          <w:rFonts w:hint="eastAsia"/>
        </w:rPr>
      </w:pPr>
      <w:r>
        <w:rPr>
          <w:rFonts w:hint="eastAsia"/>
        </w:rPr>
        <w:t xml:space="preserve">1、在未付清本合同项下全部应付款项之前， 买方应就本合同购买产品向保险公司投保（包括但不限于 </w:t>
      </w:r>
      <w:proofErr w:type="gramStart"/>
      <w:r>
        <w:rPr>
          <w:rFonts w:hint="eastAsia"/>
        </w:rPr>
        <w:t>交强险</w:t>
      </w:r>
      <w:proofErr w:type="gramEnd"/>
      <w:r>
        <w:rPr>
          <w:rFonts w:hint="eastAsia"/>
        </w:rPr>
        <w:t xml:space="preserve">、第三者责任险、车损险、吊装险、扩展险、不计免赔等），并以卖方（或卖方同意的第三人） 为第 </w:t>
      </w:r>
      <w:proofErr w:type="gramStart"/>
      <w:r>
        <w:rPr>
          <w:rFonts w:hint="eastAsia"/>
        </w:rPr>
        <w:t>一</w:t>
      </w:r>
      <w:proofErr w:type="gramEnd"/>
      <w:r>
        <w:rPr>
          <w:rFonts w:hint="eastAsia"/>
        </w:rPr>
        <w:t>受益人， 同时承担全部保险费用， 保单原件交卖方保管。</w:t>
      </w:r>
    </w:p>
    <w:p w14:paraId="33AA252A" w14:textId="77777777" w:rsidR="00442949" w:rsidRDefault="00442949" w:rsidP="00442949">
      <w:pPr>
        <w:rPr>
          <w:rFonts w:hint="eastAsia"/>
        </w:rPr>
      </w:pPr>
      <w:r>
        <w:rPr>
          <w:rFonts w:hint="eastAsia"/>
        </w:rPr>
        <w:t>2、如买方不按本合同约定购买保险、续保的，或保单原件未及时交卖方保管的， 卖方有权替买方代购 保险， 买方须在代购后 10 日内向卖方全额支付保险费用及违约金【保险费用的 20%】；卖方代购保险并非卖 方义务，如产品未购买保险，卖方不承担任何责任； 如因买方未及时将保单原件交卖方导致重复购买保险， 全部费用及责任由买方承担。</w:t>
      </w:r>
    </w:p>
    <w:p w14:paraId="216094AD" w14:textId="77777777" w:rsidR="00442949" w:rsidRDefault="00442949" w:rsidP="00442949">
      <w:pPr>
        <w:rPr>
          <w:rFonts w:hint="eastAsia"/>
        </w:rPr>
      </w:pPr>
      <w:r>
        <w:rPr>
          <w:rFonts w:hint="eastAsia"/>
        </w:rPr>
        <w:t xml:space="preserve">3、车辆交付时检验合格，应视为各项功能正常、不存在质量缺陷； 交付后车辆发生违章、交通事故或 其他事故的，由买受人负责自行向保险公司索赔，因此造成产品自身损失、买受人及第三方人身和财产损 </w:t>
      </w:r>
      <w:proofErr w:type="gramStart"/>
      <w:r>
        <w:rPr>
          <w:rFonts w:hint="eastAsia"/>
        </w:rPr>
        <w:t>失均由</w:t>
      </w:r>
      <w:proofErr w:type="gramEnd"/>
      <w:r>
        <w:rPr>
          <w:rFonts w:hint="eastAsia"/>
        </w:rPr>
        <w:t>买受人自行承担； 保险公司拒赔或</w:t>
      </w:r>
      <w:proofErr w:type="gramStart"/>
      <w:r>
        <w:rPr>
          <w:rFonts w:hint="eastAsia"/>
        </w:rPr>
        <w:t>少赔</w:t>
      </w:r>
      <w:proofErr w:type="gramEnd"/>
      <w:r>
        <w:rPr>
          <w:rFonts w:hint="eastAsia"/>
        </w:rPr>
        <w:t>的， 出卖人不承担任何责任。</w:t>
      </w:r>
    </w:p>
    <w:p w14:paraId="11347137" w14:textId="77777777" w:rsidR="00442949" w:rsidRDefault="00442949" w:rsidP="00442949">
      <w:pPr>
        <w:rPr>
          <w:rFonts w:hint="eastAsia"/>
        </w:rPr>
      </w:pPr>
    </w:p>
    <w:p w14:paraId="23E7FF95" w14:textId="77777777" w:rsidR="00442949" w:rsidRDefault="00442949" w:rsidP="00442949">
      <w:pPr>
        <w:rPr>
          <w:rFonts w:hint="eastAsia"/>
        </w:rPr>
      </w:pPr>
      <w:r>
        <w:rPr>
          <w:rFonts w:hint="eastAsia"/>
        </w:rPr>
        <w:t>十二、三一移动终端总成（简称 SYMT）</w:t>
      </w:r>
    </w:p>
    <w:p w14:paraId="1644BE3D" w14:textId="77777777" w:rsidR="00442949" w:rsidRDefault="00442949" w:rsidP="00442949">
      <w:pPr>
        <w:rPr>
          <w:rFonts w:hint="eastAsia"/>
        </w:rPr>
      </w:pPr>
      <w:r>
        <w:rPr>
          <w:rFonts w:hint="eastAsia"/>
        </w:rPr>
        <w:t>1、买方同意卖方对产品安装 SYMT，并同意卖方或卖方授权的第三方查看 SYMT 信息； 买方有义务配合 卖方对 SYMT 产品进行保养和维护。</w:t>
      </w:r>
    </w:p>
    <w:p w14:paraId="6642EC18" w14:textId="77777777" w:rsidR="00442949" w:rsidRDefault="00442949" w:rsidP="00442949">
      <w:pPr>
        <w:rPr>
          <w:rFonts w:hint="eastAsia"/>
        </w:rPr>
      </w:pPr>
      <w:r>
        <w:rPr>
          <w:rFonts w:hint="eastAsia"/>
        </w:rPr>
        <w:t>2、买方同意当其未按时足额向卖方支付货款、拒不办理抵押登记或公证、拒不办理保险时， 卖方或卖 方授权的第三方有权实施 SYMT 锁机（即产品的使用功能、移动功能无法正常使用），对因 SYMT 锁</w:t>
      </w:r>
      <w:proofErr w:type="gramStart"/>
      <w:r>
        <w:rPr>
          <w:rFonts w:hint="eastAsia"/>
        </w:rPr>
        <w:t>机造成</w:t>
      </w:r>
      <w:proofErr w:type="gramEnd"/>
      <w:r>
        <w:rPr>
          <w:rFonts w:hint="eastAsia"/>
        </w:rPr>
        <w:t>的 人身、财产损失均由买方自行承担；因以上原因导致设备被锁，买受人申请解锁的， 必须另行支付</w:t>
      </w:r>
      <w:proofErr w:type="gramStart"/>
      <w:r>
        <w:rPr>
          <w:rFonts w:hint="eastAsia"/>
        </w:rPr>
        <w:t>解锁费</w:t>
      </w:r>
      <w:proofErr w:type="gramEnd"/>
      <w:r>
        <w:rPr>
          <w:rFonts w:hint="eastAsia"/>
        </w:rPr>
        <w:t xml:space="preserve"> 用。</w:t>
      </w:r>
    </w:p>
    <w:p w14:paraId="30684EEE" w14:textId="77777777" w:rsidR="00442949" w:rsidRDefault="00442949" w:rsidP="00442949">
      <w:pPr>
        <w:rPr>
          <w:rFonts w:hint="eastAsia"/>
        </w:rPr>
      </w:pPr>
      <w:r>
        <w:rPr>
          <w:rFonts w:hint="eastAsia"/>
        </w:rPr>
        <w:t>3、如因买方原因造成 SYMT 仪器损坏、停止使用或买方拒绝维修恢复 SYMT 功能， 卖方有权停止售后 服务， 并采取相应措施维修 SYMT，同时卖方有权解除本合同收回产品， 并追究买方的违约责任； 如买方拆 除或恶意损坏 SYMT 仪器，造成卖方无法对产品进行跟踪管理，卖方有权追究买方的刑事责任。</w:t>
      </w:r>
    </w:p>
    <w:p w14:paraId="2CA8BDC1" w14:textId="77777777" w:rsidR="00442949" w:rsidRDefault="00442949" w:rsidP="00442949">
      <w:pPr>
        <w:rPr>
          <w:rFonts w:hint="eastAsia"/>
        </w:rPr>
      </w:pPr>
    </w:p>
    <w:p w14:paraId="60845EEA" w14:textId="77777777" w:rsidR="00442949" w:rsidRDefault="00442949" w:rsidP="00442949">
      <w:pPr>
        <w:rPr>
          <w:rFonts w:hint="eastAsia"/>
        </w:rPr>
      </w:pPr>
      <w:r>
        <w:rPr>
          <w:rFonts w:hint="eastAsia"/>
        </w:rPr>
        <w:t>十三、违约责任</w:t>
      </w:r>
    </w:p>
    <w:p w14:paraId="513A33FD" w14:textId="77777777" w:rsidR="00442949" w:rsidRDefault="00442949" w:rsidP="00442949">
      <w:pPr>
        <w:rPr>
          <w:rFonts w:hint="eastAsia"/>
        </w:rPr>
      </w:pPr>
    </w:p>
    <w:p w14:paraId="40E949DA" w14:textId="77777777" w:rsidR="00442949" w:rsidRDefault="00442949" w:rsidP="00442949">
      <w:pPr>
        <w:rPr>
          <w:rFonts w:hint="eastAsia"/>
        </w:rPr>
      </w:pPr>
      <w:r>
        <w:rPr>
          <w:rFonts w:hint="eastAsia"/>
        </w:rPr>
        <w:t>（一）卖方的违约责任</w:t>
      </w:r>
    </w:p>
    <w:p w14:paraId="50C2FAF9" w14:textId="77777777" w:rsidR="00442949" w:rsidRDefault="00442949" w:rsidP="00442949">
      <w:pPr>
        <w:rPr>
          <w:rFonts w:hint="eastAsia"/>
        </w:rPr>
      </w:pPr>
      <w:r>
        <w:rPr>
          <w:rFonts w:hint="eastAsia"/>
        </w:rPr>
        <w:t>因卖方主因逾期交货的，卖方按逾期交货产品已支付货款每日向买方支付万分之六的违约金，违约金 总额最高不超过合同总金额的 5%；非卖方主因及不可抗力造成合同不能履行的，卖方不承担违约责任。</w:t>
      </w:r>
    </w:p>
    <w:p w14:paraId="632306EF" w14:textId="77777777" w:rsidR="00442949" w:rsidRDefault="00442949" w:rsidP="00442949">
      <w:pPr>
        <w:rPr>
          <w:rFonts w:hint="eastAsia"/>
        </w:rPr>
      </w:pPr>
      <w:r>
        <w:rPr>
          <w:rFonts w:hint="eastAsia"/>
        </w:rPr>
        <w:t>（二） 买方的违约责任</w:t>
      </w:r>
    </w:p>
    <w:p w14:paraId="51CDEEEB" w14:textId="1AB225F9" w:rsidR="00442949" w:rsidRDefault="00442949" w:rsidP="00442949">
      <w:pPr>
        <w:rPr>
          <w:rFonts w:hint="eastAsia"/>
        </w:rPr>
      </w:pPr>
      <w:r>
        <w:rPr>
          <w:rFonts w:hint="eastAsia"/>
        </w:rPr>
        <w:t>1、买方逾期付款， 应按逾期金额每日向卖方支付万分之六的违约金； 买方逾期提货，卖方有权每日按 产品总价款的千分之一收取保管费，如买方逾期提货超过 7 日，卖方有权解除合同直接处置产品，同时买</w:t>
      </w:r>
      <w:del w:id="38" w:author="旺龙 刘" w:date="2025-11-10T21:22:00Z">
        <w:r w:rsidDel="00D44448">
          <w:rPr>
            <w:rFonts w:hint="eastAsia"/>
          </w:rPr>
          <w:delText xml:space="preserve"> </w:delText>
        </w:r>
      </w:del>
      <w:r>
        <w:rPr>
          <w:rFonts w:hint="eastAsia"/>
        </w:rPr>
        <w:t>方应赔偿卖方由此造成的</w:t>
      </w:r>
      <w:del w:id="39" w:author="旺龙 刘" w:date="2025-11-10T21:22:00Z">
        <w:r w:rsidDel="00D44448">
          <w:rPr>
            <w:rFonts w:hint="eastAsia"/>
          </w:rPr>
          <w:delText>一切损失</w:delText>
        </w:r>
      </w:del>
      <w:ins w:id="40" w:author="旺龙 刘" w:date="2025-11-10T21:22:00Z">
        <w:r w:rsidR="00D44448">
          <w:rPr>
            <w:rFonts w:hint="eastAsia"/>
          </w:rPr>
          <w:t>实际损失的25%</w:t>
        </w:r>
      </w:ins>
      <w:r>
        <w:rPr>
          <w:rFonts w:hint="eastAsia"/>
        </w:rPr>
        <w:t>。</w:t>
      </w:r>
    </w:p>
    <w:p w14:paraId="64537D05" w14:textId="77777777" w:rsidR="00442949" w:rsidRDefault="00442949" w:rsidP="00442949">
      <w:pPr>
        <w:rPr>
          <w:rFonts w:hint="eastAsia"/>
        </w:rPr>
      </w:pPr>
      <w:r>
        <w:rPr>
          <w:rFonts w:hint="eastAsia"/>
        </w:rPr>
        <w:t>2、如买方未按时足额向卖方支付货款， 卖方有权要求买方提前支付全部款项，同时卖方可采取停止售 后服务、 SYMT 锁机、诉讼</w:t>
      </w:r>
      <w:proofErr w:type="gramStart"/>
      <w:r>
        <w:rPr>
          <w:rFonts w:hint="eastAsia"/>
        </w:rPr>
        <w:t>和拖机等</w:t>
      </w:r>
      <w:proofErr w:type="gramEnd"/>
      <w:r>
        <w:rPr>
          <w:rFonts w:hint="eastAsia"/>
        </w:rPr>
        <w:t xml:space="preserve">措施， 且买方不再享受卖方的所有服务政策， 买方承担由此产生的全部 费用以及卖方为实现债权而支出的全部费用； 如买方累计逾期超过 6 </w:t>
      </w:r>
      <w:proofErr w:type="gramStart"/>
      <w:r>
        <w:rPr>
          <w:rFonts w:hint="eastAsia"/>
        </w:rPr>
        <w:t>个</w:t>
      </w:r>
      <w:proofErr w:type="gramEnd"/>
      <w:r>
        <w:rPr>
          <w:rFonts w:hint="eastAsia"/>
        </w:rPr>
        <w:t>月，卖方有权单方面解除本合同、 直接收回产品【买方应无条件将产品过户至卖方或卖方指定的第三方名下， 过户费用由买方承担】。</w:t>
      </w:r>
    </w:p>
    <w:p w14:paraId="71F005E0" w14:textId="7388912C" w:rsidR="00442949" w:rsidRDefault="00442949" w:rsidP="00442949">
      <w:pPr>
        <w:rPr>
          <w:rFonts w:hint="eastAsia"/>
        </w:rPr>
      </w:pPr>
      <w:r>
        <w:rPr>
          <w:rFonts w:hint="eastAsia"/>
        </w:rPr>
        <w:t>3、如买方违反本合同第三条、第五条、第十条、第十一条第 1 点、第十二条第 3 点等约定， 卖方有权 停止售后服务、 SYMT 锁机，由此造成的损失由买方承担</w:t>
      </w:r>
      <w:ins w:id="41" w:author="旺龙 刘" w:date="2025-11-10T21:23:00Z">
        <w:r w:rsidR="00D44448">
          <w:rPr>
            <w:rFonts w:hint="eastAsia"/>
          </w:rPr>
          <w:t>，同时买方应赔偿卖方由此造成的实际损失的25%。</w:t>
        </w:r>
      </w:ins>
      <w:r>
        <w:rPr>
          <w:rFonts w:hint="eastAsia"/>
        </w:rPr>
        <w:t>。</w:t>
      </w:r>
    </w:p>
    <w:p w14:paraId="201E5325" w14:textId="77777777" w:rsidR="00442949" w:rsidRDefault="00442949" w:rsidP="00442949">
      <w:pPr>
        <w:rPr>
          <w:rFonts w:hint="eastAsia"/>
        </w:rPr>
      </w:pPr>
      <w:r>
        <w:rPr>
          <w:rFonts w:hint="eastAsia"/>
        </w:rPr>
        <w:t>（三） 如买方违约导致卖方通过司法机关保全产品的，为加快产品运转、减少设备折旧，买卖双方一致同 意卖方可对产品进行正常的维修、保养、使用和租赁， 租金扣除合理开支（包括但不限于维修换件、保养、 油费、通行费、人工工资等）后直接冲抵买方拖欠的全部款项；</w:t>
      </w:r>
    </w:p>
    <w:p w14:paraId="46687427" w14:textId="77777777" w:rsidR="00442949" w:rsidRDefault="00442949" w:rsidP="00442949">
      <w:pPr>
        <w:rPr>
          <w:rFonts w:hint="eastAsia"/>
        </w:rPr>
      </w:pPr>
      <w:r>
        <w:rPr>
          <w:rFonts w:hint="eastAsia"/>
        </w:rPr>
        <w:t>买卖双方一致同意司法机关在保全后可直接进行评估【评估价=产品初始发票金额÷6×（6-产品收回 之日与产品初始发票之日相距天数÷365）】，并同意司法机关在执行阶段可直接按评估价变卖产品，或直接 按评估价以物抵债， 将产品抵给卖方；</w:t>
      </w:r>
    </w:p>
    <w:p w14:paraId="303CE179" w14:textId="77777777" w:rsidR="00442949" w:rsidRDefault="00442949" w:rsidP="00442949">
      <w:pPr>
        <w:rPr>
          <w:rFonts w:hint="eastAsia"/>
        </w:rPr>
      </w:pPr>
      <w:r>
        <w:rPr>
          <w:rFonts w:hint="eastAsia"/>
        </w:rPr>
        <w:t>如租金、变卖款以及抵债金额高于买方拖欠款项，则高出部分返还给买方；如租金、变卖款以及抵债 金额低于买方拖欠款项，买方无条件继续承担所欠剩余债务的偿还责任。</w:t>
      </w:r>
    </w:p>
    <w:p w14:paraId="2AA2A89D" w14:textId="305F7CA4" w:rsidR="00442949" w:rsidRDefault="00442949" w:rsidP="00442949">
      <w:pPr>
        <w:rPr>
          <w:rFonts w:hint="eastAsia"/>
        </w:rPr>
      </w:pPr>
      <w:r>
        <w:rPr>
          <w:rFonts w:hint="eastAsia"/>
        </w:rPr>
        <w:t xml:space="preserve">（四） </w:t>
      </w:r>
      <w:ins w:id="42" w:author="旺龙 刘" w:date="2025-11-10T21:02:00Z">
        <w:r w:rsidR="00403CDF" w:rsidRPr="00403CDF">
          <w:t>一方因违约给对方造成损失的，应赔偿因此造成的直接损失；对于间接损失（包括但不限于预期利润损失、对第三方的赔偿等），仅在违约方在订立合同时可合理预见且存在故意或重大过失的情况下承担赔偿责任</w:t>
        </w:r>
      </w:ins>
      <w:ins w:id="43" w:author="旺龙 刘" w:date="2025-11-10T21:23:00Z">
        <w:r w:rsidR="00D44448">
          <w:rPr>
            <w:rFonts w:hint="eastAsia"/>
          </w:rPr>
          <w:t>，同时买方应赔偿卖方由此造成的实际损失的25%。</w:t>
        </w:r>
      </w:ins>
      <w:ins w:id="44" w:author="旺龙 刘" w:date="2025-11-10T21:02:00Z">
        <w:r w:rsidR="00403CDF" w:rsidRPr="00403CDF">
          <w:t>。</w:t>
        </w:r>
      </w:ins>
      <w:del w:id="45" w:author="旺龙 刘" w:date="2025-11-10T21:02:00Z">
        <w:r w:rsidDel="00403CDF">
          <w:rPr>
            <w:rFonts w:hint="eastAsia"/>
          </w:rPr>
          <w:delText>任何情况下，本合同的一方都不对另一方的任何间接损失承担任何责任（包括但不限于对方的预期 利润损失、对第三方造成的损失等）。</w:delText>
        </w:r>
      </w:del>
    </w:p>
    <w:p w14:paraId="3D2B57B7" w14:textId="77777777" w:rsidR="00442949" w:rsidRDefault="00442949" w:rsidP="00442949">
      <w:pPr>
        <w:rPr>
          <w:rFonts w:hint="eastAsia"/>
        </w:rPr>
      </w:pPr>
    </w:p>
    <w:p w14:paraId="42D0E8AA" w14:textId="77777777" w:rsidR="00442949" w:rsidRDefault="00442949" w:rsidP="00442949">
      <w:pPr>
        <w:rPr>
          <w:rFonts w:hint="eastAsia"/>
        </w:rPr>
      </w:pPr>
      <w:r>
        <w:rPr>
          <w:rFonts w:hint="eastAsia"/>
        </w:rPr>
        <w:t>十四、合同解除</w:t>
      </w:r>
    </w:p>
    <w:p w14:paraId="637A8BC9" w14:textId="77777777" w:rsidR="00442949" w:rsidRDefault="00442949" w:rsidP="00442949">
      <w:pPr>
        <w:rPr>
          <w:rFonts w:hint="eastAsia"/>
        </w:rPr>
      </w:pPr>
      <w:r>
        <w:rPr>
          <w:rFonts w:hint="eastAsia"/>
        </w:rPr>
        <w:t>（一）因卖方自身原因导致迟延 60 日仍未交付产品的， 买卖双方可协商延期交付产品， 协商不成的买方有 权解除合同，卖方向买方返还其已支付款项。</w:t>
      </w:r>
    </w:p>
    <w:p w14:paraId="6F51898A" w14:textId="77777777" w:rsidR="00442949" w:rsidRDefault="00442949" w:rsidP="00442949">
      <w:pPr>
        <w:rPr>
          <w:rFonts w:hint="eastAsia"/>
        </w:rPr>
      </w:pPr>
      <w:r>
        <w:rPr>
          <w:rFonts w:hint="eastAsia"/>
        </w:rPr>
        <w:t>（二）买方违反本合同第三条、第八条、 第十二条以及具有其他严重违约行为的，卖方有权单方面解除本 合同、 直接收回产品【买方应无条件将产品过户至卖方或卖方指定的第三方名下，过户费用由买方承担】， 且买方应向卖方支付产品使用费【计算标准：按产品总价款每日千分之二，计算时间： 从产品交付次日起 至收回产品之日止】，产品使用费卖方可从买方已付货款中直接扣除；</w:t>
      </w:r>
    </w:p>
    <w:p w14:paraId="26166613" w14:textId="77777777" w:rsidR="00442949" w:rsidRDefault="00442949" w:rsidP="00442949">
      <w:pPr>
        <w:rPr>
          <w:rFonts w:hint="eastAsia"/>
        </w:rPr>
      </w:pPr>
      <w:r>
        <w:rPr>
          <w:rFonts w:hint="eastAsia"/>
        </w:rPr>
        <w:t>为加快产品运转、减少产品折旧， 卖方可直接按评估价【评估价=产品初始发票金额÷6×（6-收回之 日与产品初始发票之日相距天数÷365）】进行转卖， 买方承诺积极配合办理过户手续； 当</w:t>
      </w:r>
      <w:proofErr w:type="gramStart"/>
      <w:r>
        <w:rPr>
          <w:rFonts w:hint="eastAsia"/>
        </w:rPr>
        <w:t>转卖款</w:t>
      </w:r>
      <w:proofErr w:type="gramEnd"/>
      <w:r>
        <w:rPr>
          <w:rFonts w:hint="eastAsia"/>
        </w:rPr>
        <w:t>高于买方 拖欠款项的， 则高出部分返还给买受人； 当</w:t>
      </w:r>
      <w:proofErr w:type="gramStart"/>
      <w:r>
        <w:rPr>
          <w:rFonts w:hint="eastAsia"/>
        </w:rPr>
        <w:t>转卖款</w:t>
      </w:r>
      <w:proofErr w:type="gramEnd"/>
      <w:r>
        <w:rPr>
          <w:rFonts w:hint="eastAsia"/>
        </w:rPr>
        <w:t>低于买方拖欠款项的， 买方同意继续承担全部剩余债务。</w:t>
      </w:r>
    </w:p>
    <w:p w14:paraId="4456B2F4" w14:textId="77777777" w:rsidR="00442949" w:rsidRDefault="00442949" w:rsidP="00442949">
      <w:pPr>
        <w:rPr>
          <w:rFonts w:hint="eastAsia"/>
        </w:rPr>
      </w:pPr>
      <w:r>
        <w:rPr>
          <w:rFonts w:hint="eastAsia"/>
        </w:rPr>
        <w:t>十五、产品提示及特别约定</w:t>
      </w:r>
    </w:p>
    <w:p w14:paraId="4D1C227E" w14:textId="77777777" w:rsidR="00442949" w:rsidRDefault="00442949" w:rsidP="00442949">
      <w:pPr>
        <w:rPr>
          <w:rFonts w:hint="eastAsia"/>
        </w:rPr>
      </w:pPr>
      <w:r>
        <w:rPr>
          <w:rFonts w:hint="eastAsia"/>
        </w:rPr>
        <w:t>1、为确保运输安全，卖方出卖产品的油箱中均只有少量的燃油。</w:t>
      </w:r>
    </w:p>
    <w:p w14:paraId="4B640C2C" w14:textId="77777777" w:rsidR="00442949" w:rsidRDefault="00442949" w:rsidP="00442949">
      <w:pPr>
        <w:rPr>
          <w:rFonts w:hint="eastAsia"/>
        </w:rPr>
      </w:pPr>
      <w:r>
        <w:rPr>
          <w:rFonts w:hint="eastAsia"/>
        </w:rPr>
        <w:t>2、买方应使用卖方提供的或卖方指定的配件销售商提供的纯正配件、液压油和</w:t>
      </w:r>
      <w:proofErr w:type="gramStart"/>
      <w:r>
        <w:rPr>
          <w:rFonts w:hint="eastAsia"/>
        </w:rPr>
        <w:t>锂基</w:t>
      </w:r>
      <w:proofErr w:type="gramEnd"/>
      <w:r>
        <w:rPr>
          <w:rFonts w:hint="eastAsia"/>
        </w:rPr>
        <w:t>脂等， 并按</w:t>
      </w:r>
      <w:proofErr w:type="gramStart"/>
      <w:r>
        <w:rPr>
          <w:rFonts w:hint="eastAsia"/>
        </w:rPr>
        <w:t>三一起</w:t>
      </w:r>
      <w:proofErr w:type="gramEnd"/>
      <w:r>
        <w:rPr>
          <w:rFonts w:hint="eastAsia"/>
        </w:rPr>
        <w:t xml:space="preserve"> 重机《产品使用说明书》进行操作、维护和检修， 否则卖方有权拒绝提供售后服务，并不承担任何责任。</w:t>
      </w:r>
    </w:p>
    <w:p w14:paraId="5833CA00" w14:textId="77777777" w:rsidR="00442949" w:rsidRDefault="00442949" w:rsidP="00442949">
      <w:pPr>
        <w:rPr>
          <w:rFonts w:hint="eastAsia"/>
        </w:rPr>
      </w:pPr>
      <w:r>
        <w:rPr>
          <w:rFonts w:hint="eastAsia"/>
        </w:rPr>
        <w:t>3、买方不得超载操作， 如因买方超载操作造成的全部损失和后果由买方自行承担， 包括但不限于产品 自身损失、买方及第三方人身和财产损失，同时卖方有权终止售后服务，并不承担任何责任。</w:t>
      </w:r>
    </w:p>
    <w:p w14:paraId="55D94FEB" w14:textId="77777777" w:rsidR="00442949" w:rsidRDefault="00442949" w:rsidP="00442949">
      <w:pPr>
        <w:rPr>
          <w:rFonts w:hint="eastAsia"/>
        </w:rPr>
      </w:pPr>
      <w:r>
        <w:rPr>
          <w:rFonts w:hint="eastAsia"/>
        </w:rPr>
        <w:t>4、买方应妥善操作、保养产品， 库存准备相关配件；不得以维修时间、等待配件时间长为由向卖方主</w:t>
      </w:r>
    </w:p>
    <w:p w14:paraId="0CDBD61F" w14:textId="77777777" w:rsidR="00442949" w:rsidRDefault="00442949" w:rsidP="00442949">
      <w:pPr>
        <w:rPr>
          <w:rFonts w:hint="eastAsia"/>
        </w:rPr>
      </w:pPr>
    </w:p>
    <w:p w14:paraId="68B21E61" w14:textId="77777777" w:rsidR="00442949" w:rsidRDefault="00442949" w:rsidP="00442949">
      <w:pPr>
        <w:rPr>
          <w:rFonts w:hint="eastAsia"/>
        </w:rPr>
      </w:pPr>
      <w:r>
        <w:rPr>
          <w:rFonts w:hint="eastAsia"/>
        </w:rPr>
        <w:t>张权利，更不得以质量问题为由延付或拒付货款。</w:t>
      </w:r>
    </w:p>
    <w:p w14:paraId="14445525" w14:textId="77777777" w:rsidR="00442949" w:rsidRDefault="00442949" w:rsidP="00442949">
      <w:pPr>
        <w:rPr>
          <w:rFonts w:hint="eastAsia"/>
        </w:rPr>
      </w:pPr>
      <w:r>
        <w:rPr>
          <w:rFonts w:hint="eastAsia"/>
        </w:rPr>
        <w:t>5、买卖双方达成的任何协议均需卖方加盖公司印章后生效， 仅有卖方工作人员签字的对卖方不发生法 律效力。本合同条款如需涂划、修改或增加合同内容，应在相应条款处买卖双方签章</w:t>
      </w:r>
      <w:proofErr w:type="gramStart"/>
      <w:r>
        <w:rPr>
          <w:rFonts w:hint="eastAsia"/>
        </w:rPr>
        <w:t>后方具</w:t>
      </w:r>
      <w:proofErr w:type="gramEnd"/>
      <w:r>
        <w:rPr>
          <w:rFonts w:hint="eastAsia"/>
        </w:rPr>
        <w:t>法律效力。</w:t>
      </w:r>
    </w:p>
    <w:p w14:paraId="1C83211E" w14:textId="77777777" w:rsidR="00442949" w:rsidRDefault="00442949" w:rsidP="00442949">
      <w:pPr>
        <w:rPr>
          <w:rFonts w:hint="eastAsia"/>
        </w:rPr>
      </w:pPr>
      <w:r>
        <w:rPr>
          <w:rFonts w:hint="eastAsia"/>
        </w:rPr>
        <w:t>6、卖方有权将本合同项下全部权利转让第三方， 由第三方行使本合同项下卖方的所有权利， 其可直接 对买方实施 SYMT 锁机、催款、诉讼、拖车等， 且诉讼管辖地为第三方所在地。</w:t>
      </w:r>
    </w:p>
    <w:p w14:paraId="6D9A49F9" w14:textId="77777777" w:rsidR="00442949" w:rsidRDefault="00442949" w:rsidP="00442949">
      <w:pPr>
        <w:rPr>
          <w:rFonts w:hint="eastAsia"/>
        </w:rPr>
      </w:pPr>
      <w:r>
        <w:rPr>
          <w:rFonts w:hint="eastAsia"/>
        </w:rPr>
        <w:t>7、买方承诺其提供的文书送达地址是真实有效的， 同意并认可卖方及司法机关将相关文书送达到该文 书送达地址，无论买方是否签收均视为已送达；如买方变更文书送达地址， 需书面通知卖方。</w:t>
      </w:r>
    </w:p>
    <w:p w14:paraId="5314B9A3" w14:textId="51D977E6" w:rsidR="00442949" w:rsidRDefault="00442949" w:rsidP="00442949">
      <w:pPr>
        <w:rPr>
          <w:rFonts w:hint="eastAsia"/>
        </w:rPr>
      </w:pPr>
      <w:r>
        <w:rPr>
          <w:rFonts w:hint="eastAsia"/>
        </w:rPr>
        <w:t>8、买方退回所购产品的，应向卖方支付产品使用费【计算标准： 按产品总价款每日千分之</w:t>
      </w:r>
      <w:del w:id="46" w:author="旺龙 刘" w:date="2025-11-10T21:13:00Z">
        <w:r w:rsidDel="00A36393">
          <w:rPr>
            <w:rFonts w:hint="eastAsia"/>
          </w:rPr>
          <w:delText>二</w:delText>
        </w:r>
      </w:del>
      <w:ins w:id="47" w:author="旺龙 刘" w:date="2025-11-10T21:13:00Z">
        <w:r w:rsidR="00A36393">
          <w:rPr>
            <w:rFonts w:hint="eastAsia"/>
          </w:rPr>
          <w:t>一</w:t>
        </w:r>
      </w:ins>
      <w:r>
        <w:rPr>
          <w:rFonts w:hint="eastAsia"/>
        </w:rPr>
        <w:t>， 计算时 间： 从产品交付次日起至收回产品之日止】，产品使用费卖方可从买方已付货款中直接扣除， 如造成产品损 毁等其它损失，买方承担全部责任。 发生销售退货或销售服务中止情形时，买受人须将卖方全额开具的增 值税发票退回，卖方再根据买受人实际已支付货款重新开具增值税发票。若因买受</w:t>
      </w:r>
      <w:proofErr w:type="gramStart"/>
      <w:r>
        <w:rPr>
          <w:rFonts w:hint="eastAsia"/>
        </w:rPr>
        <w:t>人原因</w:t>
      </w:r>
      <w:proofErr w:type="gramEnd"/>
      <w:r>
        <w:rPr>
          <w:rFonts w:hint="eastAsia"/>
        </w:rPr>
        <w:t>造成卖方税金损 失，卖方可向买受人加倍追偿。</w:t>
      </w:r>
    </w:p>
    <w:p w14:paraId="5D227682" w14:textId="77777777" w:rsidR="00442949" w:rsidRDefault="00442949" w:rsidP="00442949">
      <w:pPr>
        <w:rPr>
          <w:rFonts w:hint="eastAsia"/>
        </w:rPr>
      </w:pPr>
    </w:p>
    <w:p w14:paraId="0E294055" w14:textId="77777777" w:rsidR="00442949" w:rsidRDefault="00442949" w:rsidP="00442949">
      <w:pPr>
        <w:rPr>
          <w:rFonts w:hint="eastAsia"/>
        </w:rPr>
      </w:pPr>
      <w:r>
        <w:rPr>
          <w:rFonts w:hint="eastAsia"/>
        </w:rPr>
        <w:t>十五、担保方为买方在本合同下的全部债务提供不可撤销的连带责任担保，连带责任担保之范围为主债权 及利息、违约金、罚息以及实现债权所花费的必要实际费用等。</w:t>
      </w:r>
    </w:p>
    <w:p w14:paraId="5F95ADF5" w14:textId="77777777" w:rsidR="00442949" w:rsidRDefault="00442949" w:rsidP="00442949">
      <w:pPr>
        <w:rPr>
          <w:rFonts w:hint="eastAsia"/>
        </w:rPr>
      </w:pPr>
    </w:p>
    <w:p w14:paraId="0C3F68DF" w14:textId="77777777" w:rsidR="00442949" w:rsidRDefault="00442949" w:rsidP="00442949">
      <w:pPr>
        <w:rPr>
          <w:rFonts w:hint="eastAsia"/>
        </w:rPr>
      </w:pPr>
      <w:r>
        <w:rPr>
          <w:rFonts w:hint="eastAsia"/>
        </w:rPr>
        <w:t>十六、 本合同签订后，买卖双方确有必要对本合同进行补充和修改，由买卖双方另行签订书面补充协议。</w:t>
      </w:r>
    </w:p>
    <w:p w14:paraId="77A6F6D2" w14:textId="77777777" w:rsidR="00442949" w:rsidRDefault="00442949" w:rsidP="00442949">
      <w:pPr>
        <w:rPr>
          <w:rFonts w:hint="eastAsia"/>
        </w:rPr>
      </w:pPr>
    </w:p>
    <w:p w14:paraId="5B57BEE3" w14:textId="5D68DA3B" w:rsidR="00442949" w:rsidRDefault="00442949" w:rsidP="00442949">
      <w:pPr>
        <w:rPr>
          <w:rFonts w:hint="eastAsia"/>
        </w:rPr>
      </w:pPr>
      <w:r>
        <w:rPr>
          <w:rFonts w:hint="eastAsia"/>
        </w:rPr>
        <w:t>十七、本合同在履行过程中发生纠纷，买卖双方应协商解决， 协商不成向</w:t>
      </w:r>
      <w:del w:id="48" w:author="旺龙 刘" w:date="2025-11-10T21:18:00Z">
        <w:r w:rsidDel="00A36393">
          <w:rPr>
            <w:rFonts w:hint="eastAsia"/>
          </w:rPr>
          <w:delText>卖方所在地人民法院或合同签订</w:delText>
        </w:r>
      </w:del>
      <w:del w:id="49" w:author="旺龙 刘" w:date="2025-11-10T21:16:00Z">
        <w:r w:rsidDel="00A36393">
          <w:rPr>
            <w:rFonts w:hint="eastAsia"/>
          </w:rPr>
          <w:delText xml:space="preserve"> </w:delText>
        </w:r>
      </w:del>
      <w:del w:id="50" w:author="旺龙 刘" w:date="2025-11-10T21:18:00Z">
        <w:r w:rsidDel="00A36393">
          <w:rPr>
            <w:rFonts w:hint="eastAsia"/>
          </w:rPr>
          <w:delText>地</w:delText>
        </w:r>
      </w:del>
      <w:r>
        <w:rPr>
          <w:rFonts w:hint="eastAsia"/>
        </w:rPr>
        <w:t>人民法院提起诉讼，买卖双方一致同意争议适用简易诉讼程序。</w:t>
      </w:r>
    </w:p>
    <w:p w14:paraId="5042FA2F" w14:textId="77777777" w:rsidR="00442949" w:rsidRDefault="00442949" w:rsidP="00442949">
      <w:pPr>
        <w:rPr>
          <w:rFonts w:hint="eastAsia"/>
        </w:rPr>
      </w:pPr>
    </w:p>
    <w:p w14:paraId="3484B03F" w14:textId="77777777" w:rsidR="00442949" w:rsidRDefault="00442949" w:rsidP="00442949">
      <w:pPr>
        <w:rPr>
          <w:rFonts w:hint="eastAsia"/>
        </w:rPr>
      </w:pPr>
      <w:r>
        <w:rPr>
          <w:rFonts w:hint="eastAsia"/>
        </w:rPr>
        <w:t>十八、本合同自买卖双方签章起生效；各方一致认可使用电子签章方式签订本合同，电子签章与实体章加 盖及签名具同等法律效力。本合同一式六份，买、卖双方各执二份，担保方各执一份。</w:t>
      </w:r>
    </w:p>
    <w:p w14:paraId="616A2C30" w14:textId="77777777" w:rsidR="00442949" w:rsidRDefault="00442949" w:rsidP="00442949">
      <w:pPr>
        <w:rPr>
          <w:rFonts w:hint="eastAsia"/>
        </w:rPr>
      </w:pPr>
    </w:p>
    <w:p w14:paraId="412E1C55" w14:textId="77777777" w:rsidR="00442949" w:rsidRDefault="00442949" w:rsidP="00442949">
      <w:pPr>
        <w:rPr>
          <w:rFonts w:hint="eastAsia"/>
        </w:rPr>
      </w:pPr>
      <w:r>
        <w:rPr>
          <w:rFonts w:hint="eastAsia"/>
        </w:rPr>
        <w:t>十九、通知及文书送达约定特别条款：</w:t>
      </w:r>
    </w:p>
    <w:p w14:paraId="2101BC20" w14:textId="77777777" w:rsidR="00442949" w:rsidRDefault="00442949" w:rsidP="00442949">
      <w:pPr>
        <w:rPr>
          <w:rFonts w:hint="eastAsia"/>
        </w:rPr>
      </w:pPr>
      <w:r>
        <w:rPr>
          <w:rFonts w:hint="eastAsia"/>
        </w:rPr>
        <w:t xml:space="preserve">（1）本协议各方一致确认以下送达地址、联系方式为本人／本公司有效联系通知、送达信息： 卖方指定地址：    湖南省长沙市金洲新区金洲大道西 168 号    </w:t>
      </w:r>
    </w:p>
    <w:p w14:paraId="5A9AE9E5" w14:textId="77777777" w:rsidR="00442949" w:rsidRDefault="00442949" w:rsidP="00442949">
      <w:pPr>
        <w:rPr>
          <w:rFonts w:hint="eastAsia"/>
        </w:rPr>
      </w:pPr>
      <w:r>
        <w:rPr>
          <w:rFonts w:hint="eastAsia"/>
        </w:rPr>
        <w:t xml:space="preserve">指定收件人：        姚琳                  联系电话／手机：       15074953375        </w:t>
      </w:r>
    </w:p>
    <w:p w14:paraId="040BE0F8" w14:textId="77777777" w:rsidR="00442949" w:rsidRDefault="00442949" w:rsidP="00442949">
      <w:pPr>
        <w:rPr>
          <w:rFonts w:hint="eastAsia"/>
        </w:rPr>
      </w:pPr>
    </w:p>
    <w:p w14:paraId="56C23759" w14:textId="77777777" w:rsidR="00442949" w:rsidRDefault="00442949" w:rsidP="00442949">
      <w:pPr>
        <w:rPr>
          <w:rFonts w:hint="eastAsia"/>
        </w:rPr>
      </w:pPr>
      <w:r>
        <w:rPr>
          <w:rFonts w:hint="eastAsia"/>
        </w:rPr>
        <w:t xml:space="preserve">买方指定地址：      广东/广州市/广州市黄埔区中山大道东 270 号之七 204 房（仅限办公用途） /   指定收件人：            吕华                   联系电话／手机：    020-82288201       </w:t>
      </w:r>
    </w:p>
    <w:p w14:paraId="73D24671" w14:textId="77777777" w:rsidR="00442949" w:rsidRDefault="00442949" w:rsidP="00442949">
      <w:pPr>
        <w:rPr>
          <w:rFonts w:hint="eastAsia"/>
        </w:rPr>
      </w:pPr>
    </w:p>
    <w:p w14:paraId="64E55994" w14:textId="77777777" w:rsidR="00442949" w:rsidRDefault="00442949" w:rsidP="00442949">
      <w:pPr>
        <w:rPr>
          <w:rFonts w:hint="eastAsia"/>
        </w:rPr>
      </w:pPr>
      <w:r>
        <w:rPr>
          <w:rFonts w:hint="eastAsia"/>
        </w:rPr>
        <w:t xml:space="preserve">担保方 1（代理商大股东）指定地址：            广州市黄埔区埔南路 1 号二栋 104（仅限办公用途）  </w:t>
      </w:r>
    </w:p>
    <w:p w14:paraId="4DAA7EC5" w14:textId="77777777" w:rsidR="00442949" w:rsidRDefault="00442949" w:rsidP="00442949">
      <w:pPr>
        <w:rPr>
          <w:rFonts w:hint="eastAsia"/>
        </w:rPr>
      </w:pPr>
      <w:r>
        <w:rPr>
          <w:rFonts w:hint="eastAsia"/>
        </w:rPr>
        <w:t xml:space="preserve">指定收件人：                              联系电话／手机：         020-82288201         </w:t>
      </w:r>
    </w:p>
    <w:p w14:paraId="20CE3D03" w14:textId="77777777" w:rsidR="00442949" w:rsidRDefault="00442949" w:rsidP="00442949">
      <w:pPr>
        <w:rPr>
          <w:rFonts w:hint="eastAsia"/>
        </w:rPr>
      </w:pPr>
    </w:p>
    <w:p w14:paraId="23074FB8" w14:textId="77777777" w:rsidR="00442949" w:rsidRDefault="00442949" w:rsidP="00442949">
      <w:pPr>
        <w:rPr>
          <w:rFonts w:hint="eastAsia"/>
        </w:rPr>
      </w:pPr>
      <w:r>
        <w:rPr>
          <w:rFonts w:hint="eastAsia"/>
        </w:rPr>
        <w:t>担保方 2（代理</w:t>
      </w:r>
      <w:proofErr w:type="gramStart"/>
      <w:r>
        <w:rPr>
          <w:rFonts w:hint="eastAsia"/>
        </w:rPr>
        <w:t>商法定</w:t>
      </w:r>
      <w:proofErr w:type="gramEnd"/>
      <w:r>
        <w:rPr>
          <w:rFonts w:hint="eastAsia"/>
        </w:rPr>
        <w:t>代表人）指定地址：            广州市黄埔区埔南路 1 号二栋 104（仅限办公</w:t>
      </w:r>
    </w:p>
    <w:p w14:paraId="6A89FF16" w14:textId="77777777" w:rsidR="00442949" w:rsidRDefault="00442949" w:rsidP="00442949">
      <w:pPr>
        <w:rPr>
          <w:rFonts w:hint="eastAsia"/>
        </w:rPr>
      </w:pPr>
      <w:r>
        <w:rPr>
          <w:rFonts w:hint="eastAsia"/>
        </w:rPr>
        <w:t xml:space="preserve">用途）                                </w:t>
      </w:r>
    </w:p>
    <w:p w14:paraId="4B0BE681" w14:textId="77777777" w:rsidR="00442949" w:rsidRDefault="00442949" w:rsidP="00442949">
      <w:pPr>
        <w:rPr>
          <w:rFonts w:hint="eastAsia"/>
        </w:rPr>
      </w:pPr>
      <w:r>
        <w:rPr>
          <w:rFonts w:hint="eastAsia"/>
        </w:rPr>
        <w:t xml:space="preserve">指定收件人：         吕华                    联系电话／手机：       020-82288201      </w:t>
      </w:r>
    </w:p>
    <w:p w14:paraId="2296B1D7" w14:textId="77777777" w:rsidR="00442949" w:rsidRDefault="00442949" w:rsidP="00442949">
      <w:pPr>
        <w:rPr>
          <w:rFonts w:hint="eastAsia"/>
        </w:rPr>
      </w:pPr>
    </w:p>
    <w:p w14:paraId="0A3149D1" w14:textId="77777777" w:rsidR="00442949" w:rsidRDefault="00442949" w:rsidP="00442949">
      <w:pPr>
        <w:rPr>
          <w:rFonts w:hint="eastAsia"/>
        </w:rPr>
      </w:pPr>
      <w:r>
        <w:rPr>
          <w:rFonts w:hint="eastAsia"/>
        </w:rPr>
        <w:t>（2）本协议各方一致约定，任何一方依据本协议约定或法律规定向其他各方进行书面通知时， 可采用 EMS 邮寄方式以上述确认的共同指定的或本协议首页各方项下的地址邮寄书面通知。邮件寄出视为通知方 已经履行完毕通知义务， 被通知方不得以未收到邮件抗辩。</w:t>
      </w:r>
    </w:p>
    <w:p w14:paraId="1FE9A00F" w14:textId="77777777" w:rsidR="00442949" w:rsidRDefault="00442949" w:rsidP="00442949">
      <w:pPr>
        <w:rPr>
          <w:rFonts w:hint="eastAsia"/>
        </w:rPr>
      </w:pPr>
      <w:r>
        <w:rPr>
          <w:rFonts w:hint="eastAsia"/>
        </w:rPr>
        <w:t>合同编号：QZJ -2019-( GZJH-QC-2019-CG689 )号</w:t>
      </w:r>
    </w:p>
    <w:p w14:paraId="60AE1DB7" w14:textId="77777777" w:rsidR="00442949" w:rsidRDefault="00442949" w:rsidP="00442949">
      <w:pPr>
        <w:rPr>
          <w:rFonts w:hint="eastAsia"/>
        </w:rPr>
      </w:pPr>
      <w:r>
        <w:rPr>
          <w:rFonts w:hint="eastAsia"/>
        </w:rPr>
        <w:t>（3）任何一方在上述（1）中已经确认的地址、电话等信息若发生改变，应及时书面通知协议其他各 方，否则因为该地址或信息的改变导致邮件不能收到、被退回等的不利后果由改变方自己承担，其他各方 仍以原确认的信息为有效送达信息。</w:t>
      </w:r>
    </w:p>
    <w:p w14:paraId="12B6CD26" w14:textId="77777777" w:rsidR="00442949" w:rsidRDefault="00442949" w:rsidP="00442949">
      <w:pPr>
        <w:rPr>
          <w:rFonts w:hint="eastAsia"/>
        </w:rPr>
      </w:pPr>
      <w:r>
        <w:rPr>
          <w:rFonts w:hint="eastAsia"/>
        </w:rPr>
        <w:t>（4）本协议各方一致确认如因本协议争议发生诉讼的， 上述约定亦适用于诉讼和执行中所有法律文书 的送达，人民法院以专递方式向本协议各方共同指定或各自地址邮寄的各类文书（不论是否</w:t>
      </w:r>
      <w:proofErr w:type="gramStart"/>
      <w:r>
        <w:rPr>
          <w:rFonts w:hint="eastAsia"/>
        </w:rPr>
        <w:t>为适格签收</w:t>
      </w:r>
      <w:proofErr w:type="gramEnd"/>
      <w:r>
        <w:rPr>
          <w:rFonts w:hint="eastAsia"/>
        </w:rPr>
        <w:t>主 体、拒签退回等）均视为有效送达，各方不得以任何理由抗辩。</w:t>
      </w:r>
    </w:p>
    <w:p w14:paraId="09E8F237" w14:textId="77777777" w:rsidR="00442949" w:rsidRDefault="00442949" w:rsidP="00442949">
      <w:pPr>
        <w:rPr>
          <w:rFonts w:hint="eastAsia"/>
        </w:rPr>
      </w:pPr>
      <w:r>
        <w:rPr>
          <w:rFonts w:hint="eastAsia"/>
        </w:rPr>
        <w:t>特别提示：</w:t>
      </w:r>
    </w:p>
    <w:p w14:paraId="48A0DF6D" w14:textId="77777777" w:rsidR="00442949" w:rsidRDefault="00442949" w:rsidP="00442949">
      <w:pPr>
        <w:rPr>
          <w:rFonts w:hint="eastAsia"/>
        </w:rPr>
      </w:pPr>
      <w:r>
        <w:rPr>
          <w:rFonts w:hint="eastAsia"/>
        </w:rPr>
        <w:t>为了维护您/贵司的利益，请在签署本合同前， 仔细阅读本合同的各项条款， 并特别注意如下事项：</w:t>
      </w:r>
    </w:p>
    <w:p w14:paraId="5EA84252" w14:textId="77777777" w:rsidR="00442949" w:rsidRDefault="00442949" w:rsidP="00442949">
      <w:pPr>
        <w:rPr>
          <w:rFonts w:hint="eastAsia"/>
        </w:rPr>
      </w:pPr>
      <w:r>
        <w:rPr>
          <w:rFonts w:hint="eastAsia"/>
        </w:rPr>
        <w:t>1、您已充分了解产品性能、正确的使用、维护、保养方法以及办理车辆上户和特种设备使用许可等手</w:t>
      </w:r>
    </w:p>
    <w:p w14:paraId="780528F0" w14:textId="77777777" w:rsidR="00442949" w:rsidRDefault="00442949" w:rsidP="00442949">
      <w:pPr>
        <w:rPr>
          <w:rFonts w:hint="eastAsia"/>
        </w:rPr>
      </w:pPr>
      <w:r>
        <w:rPr>
          <w:rFonts w:hint="eastAsia"/>
        </w:rPr>
        <w:t>续的条件和程序等；</w:t>
      </w:r>
    </w:p>
    <w:p w14:paraId="790087A1" w14:textId="77777777" w:rsidR="00442949" w:rsidRDefault="00442949" w:rsidP="00442949">
      <w:pPr>
        <w:rPr>
          <w:rFonts w:hint="eastAsia"/>
        </w:rPr>
      </w:pPr>
      <w:r>
        <w:rPr>
          <w:rFonts w:hint="eastAsia"/>
        </w:rPr>
        <w:t>2、您已充分理解本合同的各项条款，完全知悉本合同中关于买卖双方各自义务及违约责任的约定； 3、本合同空白处需据实填写，请您在签署本合同之前确认本合同中所有空白处均已填写完整；</w:t>
      </w:r>
    </w:p>
    <w:p w14:paraId="246022DA" w14:textId="77777777" w:rsidR="00442949" w:rsidRDefault="00442949" w:rsidP="00442949">
      <w:pPr>
        <w:rPr>
          <w:rFonts w:hint="eastAsia"/>
        </w:rPr>
      </w:pPr>
      <w:r>
        <w:rPr>
          <w:rFonts w:hint="eastAsia"/>
        </w:rPr>
        <w:t>4、在签署本合同时， 各方当事人对合同及附件的所有条款均无异议； 出卖人提请买受人特别注意本合 同中加粗字体所涉及的内容。</w:t>
      </w:r>
    </w:p>
    <w:p w14:paraId="1725C650" w14:textId="77777777" w:rsidR="00442949" w:rsidRDefault="00442949" w:rsidP="00442949">
      <w:pPr>
        <w:rPr>
          <w:rFonts w:hint="eastAsia"/>
        </w:rPr>
      </w:pPr>
      <w:r>
        <w:rPr>
          <w:rFonts w:hint="eastAsia"/>
        </w:rPr>
        <w:t>5、若出卖方工作人员存在违背廉洁诚信行为和违法违规情形的， 买方可拨打出卖方审计监察总部的投 诉专线 0731- 85835000/84031222，或发邮件至审计监察总部的投诉专用邮箱jiancha@sany.com.cn 进 行投诉。</w:t>
      </w:r>
    </w:p>
    <w:p w14:paraId="1F35989F" w14:textId="77777777" w:rsidR="00442949" w:rsidRDefault="00442949" w:rsidP="00442949">
      <w:pPr>
        <w:rPr>
          <w:ins w:id="51" w:author="旺龙 刘" w:date="2025-11-10T21:03:00Z"/>
          <w:rFonts w:hint="eastAsia"/>
        </w:rPr>
      </w:pPr>
    </w:p>
    <w:p w14:paraId="29611E59" w14:textId="77777777" w:rsidR="00403CDF" w:rsidRDefault="00403CDF" w:rsidP="00442949">
      <w:pPr>
        <w:rPr>
          <w:ins w:id="52" w:author="旺龙 刘" w:date="2025-11-10T21:03:00Z"/>
          <w:rFonts w:hint="eastAsia"/>
        </w:rPr>
      </w:pPr>
    </w:p>
    <w:p w14:paraId="07261E9F" w14:textId="5C4CC9C5" w:rsidR="00403CDF" w:rsidRDefault="00403CDF" w:rsidP="00442949">
      <w:pPr>
        <w:rPr>
          <w:ins w:id="53" w:author="旺龙 刘" w:date="2025-11-10T21:03:00Z"/>
          <w:rFonts w:hint="eastAsia"/>
        </w:rPr>
      </w:pPr>
      <w:ins w:id="54" w:author="旺龙 刘" w:date="2025-11-10T21:03:00Z">
        <w:r w:rsidRPr="00403CDF">
          <w:t>本合同签订日期：____年____月____日</w:t>
        </w:r>
        <w:proofErr w:type="gramStart"/>
        <w:r w:rsidRPr="00403CDF">
          <w:t>”</w:t>
        </w:r>
        <w:proofErr w:type="gramEnd"/>
        <w:r w:rsidRPr="00403CDF">
          <w:t>或“本合同于____年____月____日在湖南·宁乡签订</w:t>
        </w:r>
      </w:ins>
    </w:p>
    <w:p w14:paraId="61A847A4" w14:textId="77777777" w:rsidR="00403CDF" w:rsidRDefault="00403CDF" w:rsidP="00442949">
      <w:pPr>
        <w:rPr>
          <w:rFonts w:hint="eastAsia"/>
        </w:rPr>
      </w:pPr>
    </w:p>
    <w:p w14:paraId="662CD005" w14:textId="77777777" w:rsidR="00442949" w:rsidRDefault="00442949" w:rsidP="00442949">
      <w:pPr>
        <w:rPr>
          <w:rFonts w:hint="eastAsia"/>
        </w:rPr>
      </w:pPr>
      <w:r>
        <w:rPr>
          <w:rFonts w:hint="eastAsia"/>
        </w:rPr>
        <w:t>6 / 6</w:t>
      </w:r>
    </w:p>
    <w:p w14:paraId="60353BDD" w14:textId="77777777" w:rsidR="00442949" w:rsidRDefault="00442949" w:rsidP="00442949">
      <w:pPr>
        <w:rPr>
          <w:rFonts w:hint="eastAsia"/>
        </w:rPr>
      </w:pPr>
      <w:r>
        <w:rPr>
          <w:rFonts w:hint="eastAsia"/>
        </w:rPr>
        <w:t>工厂与代理商</w:t>
      </w:r>
    </w:p>
    <w:p w14:paraId="29108EE5" w14:textId="75466446" w:rsidR="00D1019B" w:rsidRDefault="00442949" w:rsidP="00442949">
      <w:pPr>
        <w:rPr>
          <w:rFonts w:hint="eastAsia"/>
        </w:rPr>
      </w:pPr>
      <w:r>
        <w:rPr>
          <w:rFonts w:hint="eastAsia"/>
        </w:rPr>
        <w:t>2019 年 4 月版</w:t>
      </w:r>
    </w:p>
    <w:sectPr w:rsidR="00D101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F7C12" w14:textId="77777777" w:rsidR="009A2154" w:rsidRDefault="009A2154" w:rsidP="009A2154">
      <w:pPr>
        <w:rPr>
          <w:rFonts w:hint="eastAsia"/>
        </w:rPr>
      </w:pPr>
      <w:r>
        <w:separator/>
      </w:r>
    </w:p>
  </w:endnote>
  <w:endnote w:type="continuationSeparator" w:id="0">
    <w:p w14:paraId="3408498D" w14:textId="77777777" w:rsidR="009A2154" w:rsidRDefault="009A2154" w:rsidP="009A215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A11C6" w14:textId="77777777" w:rsidR="009A2154" w:rsidRDefault="009A2154" w:rsidP="009A2154">
      <w:pPr>
        <w:rPr>
          <w:rFonts w:hint="eastAsia"/>
        </w:rPr>
      </w:pPr>
      <w:r>
        <w:separator/>
      </w:r>
    </w:p>
  </w:footnote>
  <w:footnote w:type="continuationSeparator" w:id="0">
    <w:p w14:paraId="6127C25E" w14:textId="77777777" w:rsidR="009A2154" w:rsidRDefault="009A2154" w:rsidP="009A2154">
      <w:pPr>
        <w:rPr>
          <w:rFonts w:hint="eastAsia"/>
        </w:rPr>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旺龙 刘">
    <w15:presenceInfo w15:providerId="Windows Live" w15:userId="91ee1a8b6c8945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949"/>
    <w:rsid w:val="00054CED"/>
    <w:rsid w:val="003C70C4"/>
    <w:rsid w:val="00403CDF"/>
    <w:rsid w:val="00434C90"/>
    <w:rsid w:val="00442949"/>
    <w:rsid w:val="0066402B"/>
    <w:rsid w:val="006F0CA4"/>
    <w:rsid w:val="009A2154"/>
    <w:rsid w:val="00A36393"/>
    <w:rsid w:val="00D1019B"/>
    <w:rsid w:val="00D44448"/>
    <w:rsid w:val="00D579BF"/>
    <w:rsid w:val="00F54C4A"/>
    <w:rsid w:val="00FD48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D7046B"/>
  <w15:chartTrackingRefBased/>
  <w15:docId w15:val="{F65E9F1A-5E4D-49B4-9478-0C6056B07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4294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4294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4294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4294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4294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4294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4294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4294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4294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4294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4294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4294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42949"/>
    <w:rPr>
      <w:rFonts w:cstheme="majorBidi"/>
      <w:color w:val="0F4761" w:themeColor="accent1" w:themeShade="BF"/>
      <w:sz w:val="28"/>
      <w:szCs w:val="28"/>
    </w:rPr>
  </w:style>
  <w:style w:type="character" w:customStyle="1" w:styleId="50">
    <w:name w:val="标题 5 字符"/>
    <w:basedOn w:val="a0"/>
    <w:link w:val="5"/>
    <w:uiPriority w:val="9"/>
    <w:semiHidden/>
    <w:rsid w:val="00442949"/>
    <w:rPr>
      <w:rFonts w:cstheme="majorBidi"/>
      <w:color w:val="0F4761" w:themeColor="accent1" w:themeShade="BF"/>
      <w:sz w:val="24"/>
      <w:szCs w:val="24"/>
    </w:rPr>
  </w:style>
  <w:style w:type="character" w:customStyle="1" w:styleId="60">
    <w:name w:val="标题 6 字符"/>
    <w:basedOn w:val="a0"/>
    <w:link w:val="6"/>
    <w:uiPriority w:val="9"/>
    <w:semiHidden/>
    <w:rsid w:val="00442949"/>
    <w:rPr>
      <w:rFonts w:cstheme="majorBidi"/>
      <w:b/>
      <w:bCs/>
      <w:color w:val="0F4761" w:themeColor="accent1" w:themeShade="BF"/>
    </w:rPr>
  </w:style>
  <w:style w:type="character" w:customStyle="1" w:styleId="70">
    <w:name w:val="标题 7 字符"/>
    <w:basedOn w:val="a0"/>
    <w:link w:val="7"/>
    <w:uiPriority w:val="9"/>
    <w:semiHidden/>
    <w:rsid w:val="00442949"/>
    <w:rPr>
      <w:rFonts w:cstheme="majorBidi"/>
      <w:b/>
      <w:bCs/>
      <w:color w:val="595959" w:themeColor="text1" w:themeTint="A6"/>
    </w:rPr>
  </w:style>
  <w:style w:type="character" w:customStyle="1" w:styleId="80">
    <w:name w:val="标题 8 字符"/>
    <w:basedOn w:val="a0"/>
    <w:link w:val="8"/>
    <w:uiPriority w:val="9"/>
    <w:semiHidden/>
    <w:rsid w:val="00442949"/>
    <w:rPr>
      <w:rFonts w:cstheme="majorBidi"/>
      <w:color w:val="595959" w:themeColor="text1" w:themeTint="A6"/>
    </w:rPr>
  </w:style>
  <w:style w:type="character" w:customStyle="1" w:styleId="90">
    <w:name w:val="标题 9 字符"/>
    <w:basedOn w:val="a0"/>
    <w:link w:val="9"/>
    <w:uiPriority w:val="9"/>
    <w:semiHidden/>
    <w:rsid w:val="00442949"/>
    <w:rPr>
      <w:rFonts w:eastAsiaTheme="majorEastAsia" w:cstheme="majorBidi"/>
      <w:color w:val="595959" w:themeColor="text1" w:themeTint="A6"/>
    </w:rPr>
  </w:style>
  <w:style w:type="paragraph" w:styleId="a3">
    <w:name w:val="Title"/>
    <w:basedOn w:val="a"/>
    <w:next w:val="a"/>
    <w:link w:val="a4"/>
    <w:uiPriority w:val="10"/>
    <w:qFormat/>
    <w:rsid w:val="0044294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29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294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29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2949"/>
    <w:pPr>
      <w:spacing w:before="160" w:after="160"/>
      <w:jc w:val="center"/>
    </w:pPr>
    <w:rPr>
      <w:i/>
      <w:iCs/>
      <w:color w:val="404040" w:themeColor="text1" w:themeTint="BF"/>
    </w:rPr>
  </w:style>
  <w:style w:type="character" w:customStyle="1" w:styleId="a8">
    <w:name w:val="引用 字符"/>
    <w:basedOn w:val="a0"/>
    <w:link w:val="a7"/>
    <w:uiPriority w:val="29"/>
    <w:rsid w:val="00442949"/>
    <w:rPr>
      <w:i/>
      <w:iCs/>
      <w:color w:val="404040" w:themeColor="text1" w:themeTint="BF"/>
    </w:rPr>
  </w:style>
  <w:style w:type="paragraph" w:styleId="a9">
    <w:name w:val="List Paragraph"/>
    <w:basedOn w:val="a"/>
    <w:uiPriority w:val="34"/>
    <w:qFormat/>
    <w:rsid w:val="00442949"/>
    <w:pPr>
      <w:ind w:left="720"/>
      <w:contextualSpacing/>
    </w:pPr>
  </w:style>
  <w:style w:type="character" w:styleId="aa">
    <w:name w:val="Intense Emphasis"/>
    <w:basedOn w:val="a0"/>
    <w:uiPriority w:val="21"/>
    <w:qFormat/>
    <w:rsid w:val="00442949"/>
    <w:rPr>
      <w:i/>
      <w:iCs/>
      <w:color w:val="0F4761" w:themeColor="accent1" w:themeShade="BF"/>
    </w:rPr>
  </w:style>
  <w:style w:type="paragraph" w:styleId="ab">
    <w:name w:val="Intense Quote"/>
    <w:basedOn w:val="a"/>
    <w:next w:val="a"/>
    <w:link w:val="ac"/>
    <w:uiPriority w:val="30"/>
    <w:qFormat/>
    <w:rsid w:val="00442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42949"/>
    <w:rPr>
      <w:i/>
      <w:iCs/>
      <w:color w:val="0F4761" w:themeColor="accent1" w:themeShade="BF"/>
    </w:rPr>
  </w:style>
  <w:style w:type="character" w:styleId="ad">
    <w:name w:val="Intense Reference"/>
    <w:basedOn w:val="a0"/>
    <w:uiPriority w:val="32"/>
    <w:qFormat/>
    <w:rsid w:val="00442949"/>
    <w:rPr>
      <w:b/>
      <w:bCs/>
      <w:smallCaps/>
      <w:color w:val="0F4761" w:themeColor="accent1" w:themeShade="BF"/>
      <w:spacing w:val="5"/>
    </w:rPr>
  </w:style>
  <w:style w:type="paragraph" w:styleId="ae">
    <w:name w:val="Revision"/>
    <w:hidden/>
    <w:uiPriority w:val="99"/>
    <w:semiHidden/>
    <w:rsid w:val="00442949"/>
  </w:style>
  <w:style w:type="paragraph" w:styleId="af">
    <w:name w:val="header"/>
    <w:basedOn w:val="a"/>
    <w:link w:val="af0"/>
    <w:uiPriority w:val="99"/>
    <w:unhideWhenUsed/>
    <w:rsid w:val="009A2154"/>
    <w:pPr>
      <w:tabs>
        <w:tab w:val="center" w:pos="4153"/>
        <w:tab w:val="right" w:pos="8306"/>
      </w:tabs>
      <w:snapToGrid w:val="0"/>
      <w:jc w:val="center"/>
    </w:pPr>
    <w:rPr>
      <w:sz w:val="18"/>
      <w:szCs w:val="18"/>
    </w:rPr>
  </w:style>
  <w:style w:type="character" w:customStyle="1" w:styleId="af0">
    <w:name w:val="页眉 字符"/>
    <w:basedOn w:val="a0"/>
    <w:link w:val="af"/>
    <w:uiPriority w:val="99"/>
    <w:rsid w:val="009A2154"/>
    <w:rPr>
      <w:sz w:val="18"/>
      <w:szCs w:val="18"/>
    </w:rPr>
  </w:style>
  <w:style w:type="paragraph" w:styleId="af1">
    <w:name w:val="footer"/>
    <w:basedOn w:val="a"/>
    <w:link w:val="af2"/>
    <w:uiPriority w:val="99"/>
    <w:unhideWhenUsed/>
    <w:rsid w:val="009A2154"/>
    <w:pPr>
      <w:tabs>
        <w:tab w:val="center" w:pos="4153"/>
        <w:tab w:val="right" w:pos="8306"/>
      </w:tabs>
      <w:snapToGrid w:val="0"/>
      <w:jc w:val="left"/>
    </w:pPr>
    <w:rPr>
      <w:sz w:val="18"/>
      <w:szCs w:val="18"/>
    </w:rPr>
  </w:style>
  <w:style w:type="character" w:customStyle="1" w:styleId="af2">
    <w:name w:val="页脚 字符"/>
    <w:basedOn w:val="a0"/>
    <w:link w:val="af1"/>
    <w:uiPriority w:val="99"/>
    <w:rsid w:val="009A215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1183</Words>
  <Characters>6749</Characters>
  <Application>Microsoft Office Word</Application>
  <DocSecurity>0</DocSecurity>
  <Lines>56</Lines>
  <Paragraphs>15</Paragraphs>
  <ScaleCrop>false</ScaleCrop>
  <Company/>
  <LinksUpToDate>false</LinksUpToDate>
  <CharactersWithSpaces>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旺龙 刘</dc:creator>
  <cp:keywords/>
  <dc:description/>
  <cp:lastModifiedBy>旺龙 刘</cp:lastModifiedBy>
  <cp:revision>2</cp:revision>
  <dcterms:created xsi:type="dcterms:W3CDTF">2025-11-10T13:26:00Z</dcterms:created>
  <dcterms:modified xsi:type="dcterms:W3CDTF">2025-11-10T13:26:00Z</dcterms:modified>
</cp:coreProperties>
</file>