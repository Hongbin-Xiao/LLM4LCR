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80BAC" w14:textId="0CD7C509" w:rsidR="009D4763" w:rsidRDefault="009D4763" w:rsidP="009D4763">
      <w:pPr>
        <w:rPr>
          <w:rFonts w:hint="eastAsia"/>
        </w:rPr>
      </w:pPr>
      <w:r>
        <w:rPr>
          <w:rFonts w:hint="eastAsia"/>
        </w:rPr>
        <w:t>钢铁买卖合同</w:t>
      </w:r>
      <w:ins w:id="0" w:author="旺龙 刘" w:date="2025-11-10T22:57:00Z">
        <w:r w:rsidR="009A326D" w:rsidRPr="009A326D">
          <w:rPr>
            <w:rFonts w:hint="eastAsia"/>
            <w:color w:val="FF0000"/>
            <w:rPrChange w:id="1" w:author="旺龙 刘" w:date="2025-11-10T22:57:00Z">
              <w:rPr>
                <w:rFonts w:hint="eastAsia"/>
              </w:rPr>
            </w:rPrChange>
          </w:rPr>
          <w:t>（修改时间：5分02秒）</w:t>
        </w:r>
      </w:ins>
    </w:p>
    <w:p w14:paraId="2DF4B175" w14:textId="77777777" w:rsidR="009D4763" w:rsidRDefault="009D4763" w:rsidP="009D4763">
      <w:pPr>
        <w:rPr>
          <w:rFonts w:hint="eastAsia"/>
        </w:rPr>
      </w:pPr>
      <w:r>
        <w:rPr>
          <w:rFonts w:hint="eastAsia"/>
        </w:rPr>
        <w:t>需方（甲方）：中国宝武钢铁集团有限公司</w:t>
      </w:r>
    </w:p>
    <w:p w14:paraId="1F48A59B" w14:textId="77777777" w:rsidR="009D4763" w:rsidRDefault="009D4763" w:rsidP="009D4763">
      <w:pPr>
        <w:rPr>
          <w:rFonts w:hint="eastAsia"/>
        </w:rPr>
      </w:pPr>
      <w:r>
        <w:rPr>
          <w:rFonts w:hint="eastAsia"/>
        </w:rPr>
        <w:t>法定代表人：胡望明</w:t>
      </w:r>
    </w:p>
    <w:p w14:paraId="4105E574" w14:textId="77777777" w:rsidR="009D4763" w:rsidRDefault="009D4763" w:rsidP="009D4763">
      <w:pPr>
        <w:rPr>
          <w:rFonts w:hint="eastAsia"/>
        </w:rPr>
      </w:pPr>
      <w:r>
        <w:rPr>
          <w:rFonts w:hint="eastAsia"/>
        </w:rPr>
        <w:t>统一社会信用代码：91310000132200821H</w:t>
      </w:r>
    </w:p>
    <w:p w14:paraId="1A406B2F" w14:textId="77777777" w:rsidR="009D4763" w:rsidRDefault="009D4763" w:rsidP="009D4763">
      <w:pPr>
        <w:rPr>
          <w:rFonts w:hint="eastAsia"/>
        </w:rPr>
      </w:pPr>
      <w:r>
        <w:rPr>
          <w:rFonts w:hint="eastAsia"/>
        </w:rPr>
        <w:t>地址：中国（上海）自由贸易试验区</w:t>
      </w:r>
      <w:proofErr w:type="gramStart"/>
      <w:r>
        <w:rPr>
          <w:rFonts w:hint="eastAsia"/>
        </w:rPr>
        <w:t>世博大道</w:t>
      </w:r>
      <w:proofErr w:type="gramEnd"/>
      <w:r>
        <w:rPr>
          <w:rFonts w:hint="eastAsia"/>
        </w:rPr>
        <w:t>1859号</w:t>
      </w:r>
    </w:p>
    <w:p w14:paraId="345CADF6" w14:textId="77777777" w:rsidR="009D4763" w:rsidRDefault="009D4763" w:rsidP="009D4763">
      <w:pPr>
        <w:rPr>
          <w:rFonts w:hint="eastAsia"/>
        </w:rPr>
      </w:pPr>
      <w:r>
        <w:rPr>
          <w:rFonts w:hint="eastAsia"/>
        </w:rPr>
        <w:t>联系方式：021-20658888</w:t>
      </w:r>
    </w:p>
    <w:p w14:paraId="628A7F92" w14:textId="77777777" w:rsidR="009D4763" w:rsidRDefault="009D4763" w:rsidP="009D4763">
      <w:pPr>
        <w:rPr>
          <w:rFonts w:hint="eastAsia"/>
        </w:rPr>
      </w:pPr>
      <w:r>
        <w:rPr>
          <w:rFonts w:hint="eastAsia"/>
        </w:rPr>
        <w:t>供方（乙方）：青山控股集团有限公司</w:t>
      </w:r>
    </w:p>
    <w:p w14:paraId="764CEFA2" w14:textId="77777777" w:rsidR="009D4763" w:rsidRDefault="009D4763" w:rsidP="009D4763">
      <w:pPr>
        <w:rPr>
          <w:rFonts w:hint="eastAsia"/>
        </w:rPr>
      </w:pPr>
      <w:r>
        <w:rPr>
          <w:rFonts w:hint="eastAsia"/>
        </w:rPr>
        <w:t>法定代表人：</w:t>
      </w:r>
      <w:proofErr w:type="gramStart"/>
      <w:r>
        <w:rPr>
          <w:rFonts w:hint="eastAsia"/>
        </w:rPr>
        <w:t>项光达</w:t>
      </w:r>
      <w:proofErr w:type="gramEnd"/>
    </w:p>
    <w:p w14:paraId="009213C4" w14:textId="77777777" w:rsidR="009D4763" w:rsidRDefault="009D4763" w:rsidP="009D4763">
      <w:pPr>
        <w:rPr>
          <w:rFonts w:hint="eastAsia"/>
        </w:rPr>
      </w:pPr>
      <w:r>
        <w:rPr>
          <w:rFonts w:hint="eastAsia"/>
        </w:rPr>
        <w:t>统一社会信用代码：91330382740547879W</w:t>
      </w:r>
    </w:p>
    <w:p w14:paraId="7F0CE7B1" w14:textId="77777777" w:rsidR="009D4763" w:rsidRDefault="009D4763" w:rsidP="009D4763">
      <w:pPr>
        <w:rPr>
          <w:rFonts w:hint="eastAsia"/>
        </w:rPr>
      </w:pPr>
      <w:r>
        <w:rPr>
          <w:rFonts w:hint="eastAsia"/>
        </w:rPr>
        <w:t>地址：浙江省温州市龙湾区永中街道</w:t>
      </w:r>
      <w:proofErr w:type="gramStart"/>
      <w:r>
        <w:rPr>
          <w:rFonts w:hint="eastAsia"/>
        </w:rPr>
        <w:t>永强大道</w:t>
      </w:r>
      <w:proofErr w:type="gramEnd"/>
      <w:r>
        <w:rPr>
          <w:rFonts w:hint="eastAsia"/>
        </w:rPr>
        <w:t>4318号</w:t>
      </w:r>
    </w:p>
    <w:p w14:paraId="2D2178EC" w14:textId="77777777" w:rsidR="009D4763" w:rsidRDefault="009D4763" w:rsidP="009D4763">
      <w:pPr>
        <w:rPr>
          <w:rFonts w:hint="eastAsia"/>
        </w:rPr>
      </w:pPr>
      <w:r>
        <w:rPr>
          <w:rFonts w:hint="eastAsia"/>
        </w:rPr>
        <w:t>联系方式：0577-86988888</w:t>
      </w:r>
    </w:p>
    <w:p w14:paraId="7828D245" w14:textId="77777777" w:rsidR="009D4763" w:rsidRDefault="009D4763" w:rsidP="009D4763">
      <w:pPr>
        <w:rPr>
          <w:rFonts w:hint="eastAsia"/>
        </w:rPr>
      </w:pPr>
      <w:r>
        <w:rPr>
          <w:rFonts w:hint="eastAsia"/>
        </w:rPr>
        <w:t>根据《中华人民共和国民法典》及相关法律法规的规定，甲乙双方本着平等互利、诚实信用的原则，就甲方向乙方采购钢铁产品事宜，达成如下协议，以</w:t>
      </w:r>
      <w:proofErr w:type="gramStart"/>
      <w:r>
        <w:rPr>
          <w:rFonts w:hint="eastAsia"/>
        </w:rPr>
        <w:t>兹共同</w:t>
      </w:r>
      <w:proofErr w:type="gramEnd"/>
      <w:r>
        <w:rPr>
          <w:rFonts w:hint="eastAsia"/>
        </w:rPr>
        <w:t>遵守。</w:t>
      </w:r>
    </w:p>
    <w:p w14:paraId="5117876B" w14:textId="77777777" w:rsidR="009D4763" w:rsidRDefault="009D4763" w:rsidP="009D4763">
      <w:pPr>
        <w:rPr>
          <w:rFonts w:hint="eastAsia"/>
        </w:rPr>
      </w:pPr>
      <w:r>
        <w:rPr>
          <w:rFonts w:hint="eastAsia"/>
        </w:rPr>
        <w:t>第一条 产品信息</w:t>
      </w:r>
    </w:p>
    <w:p w14:paraId="0EB2F282" w14:textId="77777777" w:rsidR="009D4763" w:rsidRDefault="009D4763" w:rsidP="009D4763">
      <w:pPr>
        <w:rPr>
          <w:rFonts w:hint="eastAsia"/>
        </w:rPr>
      </w:pPr>
      <w:r>
        <w:rPr>
          <w:rFonts w:hint="eastAsia"/>
        </w:rPr>
        <w:t>1.1 产品名称、规格型号、材质、数量及单价：</w:t>
      </w:r>
    </w:p>
    <w:p w14:paraId="020E2884" w14:textId="77777777" w:rsidR="009D4763" w:rsidRDefault="009D4763" w:rsidP="009D4763">
      <w:pPr>
        <w:rPr>
          <w:rFonts w:hint="eastAsia"/>
        </w:rPr>
      </w:pPr>
      <w:r>
        <w:rPr>
          <w:rFonts w:hint="eastAsia"/>
        </w:rPr>
        <w:t>•</w:t>
      </w:r>
      <w:r>
        <w:rPr>
          <w:rFonts w:hint="eastAsia"/>
        </w:rPr>
        <w:tab/>
        <w:t>产品名称：热轧卷板</w:t>
      </w:r>
    </w:p>
    <w:p w14:paraId="743507C6" w14:textId="77777777" w:rsidR="009D4763" w:rsidRDefault="009D4763" w:rsidP="009D4763">
      <w:pPr>
        <w:rPr>
          <w:rFonts w:hint="eastAsia"/>
        </w:rPr>
      </w:pPr>
      <w:r>
        <w:rPr>
          <w:rFonts w:hint="eastAsia"/>
        </w:rPr>
        <w:t>•</w:t>
      </w:r>
      <w:r>
        <w:rPr>
          <w:rFonts w:hint="eastAsia"/>
        </w:rPr>
        <w:tab/>
        <w:t>规格型号：Q235B</w:t>
      </w:r>
    </w:p>
    <w:p w14:paraId="31781D23" w14:textId="77777777" w:rsidR="009D4763" w:rsidRDefault="009D4763" w:rsidP="009D4763">
      <w:pPr>
        <w:rPr>
          <w:rFonts w:hint="eastAsia"/>
        </w:rPr>
      </w:pPr>
      <w:r>
        <w:rPr>
          <w:rFonts w:hint="eastAsia"/>
        </w:rPr>
        <w:t>•</w:t>
      </w:r>
      <w:r>
        <w:rPr>
          <w:rFonts w:hint="eastAsia"/>
        </w:rPr>
        <w:tab/>
        <w:t>材质标准：GB/T 3274-2023</w:t>
      </w:r>
    </w:p>
    <w:p w14:paraId="680288FA" w14:textId="77777777" w:rsidR="009D4763" w:rsidRDefault="009D4763" w:rsidP="009D4763">
      <w:pPr>
        <w:rPr>
          <w:rFonts w:hint="eastAsia"/>
        </w:rPr>
      </w:pPr>
      <w:r>
        <w:rPr>
          <w:rFonts w:hint="eastAsia"/>
        </w:rPr>
        <w:t>•</w:t>
      </w:r>
      <w:r>
        <w:rPr>
          <w:rFonts w:hint="eastAsia"/>
        </w:rPr>
        <w:tab/>
        <w:t>数量（吨）：500</w:t>
      </w:r>
    </w:p>
    <w:p w14:paraId="444DC0AD" w14:textId="77777777" w:rsidR="009D4763" w:rsidRDefault="009D4763" w:rsidP="009D4763">
      <w:pPr>
        <w:rPr>
          <w:rFonts w:hint="eastAsia"/>
        </w:rPr>
      </w:pPr>
      <w:r>
        <w:rPr>
          <w:rFonts w:hint="eastAsia"/>
        </w:rPr>
        <w:t>•</w:t>
      </w:r>
      <w:r>
        <w:rPr>
          <w:rFonts w:hint="eastAsia"/>
        </w:rPr>
        <w:tab/>
        <w:t>单价（元/吨）：4200</w:t>
      </w:r>
    </w:p>
    <w:p w14:paraId="75E58F3A" w14:textId="77777777" w:rsidR="009D4763" w:rsidRDefault="009D4763" w:rsidP="009D4763">
      <w:pPr>
        <w:rPr>
          <w:rFonts w:hint="eastAsia"/>
        </w:rPr>
      </w:pPr>
      <w:r>
        <w:rPr>
          <w:rFonts w:hint="eastAsia"/>
        </w:rPr>
        <w:t>•</w:t>
      </w:r>
      <w:r>
        <w:rPr>
          <w:rFonts w:hint="eastAsia"/>
        </w:rPr>
        <w:tab/>
        <w:t>总金额（元）：2100000</w:t>
      </w:r>
    </w:p>
    <w:p w14:paraId="02B490DF" w14:textId="77777777" w:rsidR="009D4763" w:rsidRDefault="009D4763" w:rsidP="009D4763">
      <w:pPr>
        <w:rPr>
          <w:rFonts w:hint="eastAsia"/>
        </w:rPr>
      </w:pPr>
      <w:r>
        <w:rPr>
          <w:rFonts w:hint="eastAsia"/>
        </w:rPr>
        <w:t>1.2 质量标准：乙方所供产品应符合GB/T 3274-2023（国家标准/行业标准/双方约定标准），并随货提供产品质量证明书、材质单等相关文件。</w:t>
      </w:r>
    </w:p>
    <w:p w14:paraId="64266498" w14:textId="77777777" w:rsidR="009D4763" w:rsidRDefault="009D4763" w:rsidP="009D4763">
      <w:pPr>
        <w:rPr>
          <w:rFonts w:hint="eastAsia"/>
        </w:rPr>
      </w:pPr>
      <w:r>
        <w:rPr>
          <w:rFonts w:hint="eastAsia"/>
        </w:rPr>
        <w:t>第二条 合同价款</w:t>
      </w:r>
    </w:p>
    <w:p w14:paraId="2FEE1428" w14:textId="4610CE30" w:rsidR="009D4763" w:rsidRDefault="009D4763" w:rsidP="009D4763">
      <w:pPr>
        <w:rPr>
          <w:rFonts w:hint="eastAsia"/>
        </w:rPr>
      </w:pPr>
      <w:r>
        <w:rPr>
          <w:rFonts w:hint="eastAsia"/>
        </w:rPr>
        <w:t xml:space="preserve">2.1 </w:t>
      </w:r>
      <w:ins w:id="2" w:author="旺龙 刘" w:date="2025-11-10T22:53:00Z">
        <w:r w:rsidR="009A326D" w:rsidRPr="009A326D">
          <w:t>合同总价款为人民币2100000元（大写：贰佰壹拾万元整），该价格已包含产品成本、包装费、装货费、运输费、运输保险费、增值税及其他法定税费。卸货费用、仓储费（如因甲方原因导致延迟卸货产生）及甲方要求的第三方检验费用（如有）由甲方另行承担。</w:t>
        </w:r>
      </w:ins>
      <w:del w:id="3" w:author="旺龙 刘" w:date="2025-11-10T22:53:00Z">
        <w:r w:rsidDel="009A326D">
          <w:rPr>
            <w:rFonts w:hint="eastAsia"/>
          </w:rPr>
          <w:delText>合同总价款为人民币2100000元（大写：贰佰壹拾万元整），此价格包含产品成本、包装、运输、税费等全部费用。</w:delText>
        </w:r>
      </w:del>
    </w:p>
    <w:p w14:paraId="5B881374" w14:textId="77777777" w:rsidR="009D4763" w:rsidRDefault="009D4763" w:rsidP="009D4763">
      <w:pPr>
        <w:rPr>
          <w:rFonts w:hint="eastAsia"/>
        </w:rPr>
      </w:pPr>
      <w:r>
        <w:rPr>
          <w:rFonts w:hint="eastAsia"/>
        </w:rPr>
        <w:t>2.2 价格调整：如遇市场价格波动超过5%，双方应在15日内协商调整价格，协商不成的，任何一方有权解除合同。</w:t>
      </w:r>
    </w:p>
    <w:p w14:paraId="0E5F2994" w14:textId="77777777" w:rsidR="009D4763" w:rsidRDefault="009D4763" w:rsidP="009D4763">
      <w:pPr>
        <w:rPr>
          <w:rFonts w:hint="eastAsia"/>
        </w:rPr>
      </w:pPr>
      <w:r>
        <w:rPr>
          <w:rFonts w:hint="eastAsia"/>
        </w:rPr>
        <w:t>第三条 交货时间与地点</w:t>
      </w:r>
    </w:p>
    <w:p w14:paraId="73CABD79" w14:textId="77777777" w:rsidR="009D4763" w:rsidRDefault="009D4763" w:rsidP="009D4763">
      <w:pPr>
        <w:rPr>
          <w:rFonts w:hint="eastAsia"/>
        </w:rPr>
      </w:pPr>
      <w:r>
        <w:rPr>
          <w:rFonts w:hint="eastAsia"/>
        </w:rPr>
        <w:t>3.1 交货时间：乙方应于2026年1月31日前完成全部交货。</w:t>
      </w:r>
    </w:p>
    <w:p w14:paraId="43D3B954" w14:textId="77777777" w:rsidR="009D4763" w:rsidRDefault="009D4763" w:rsidP="009D4763">
      <w:pPr>
        <w:rPr>
          <w:rFonts w:hint="eastAsia"/>
        </w:rPr>
      </w:pPr>
      <w:r>
        <w:rPr>
          <w:rFonts w:hint="eastAsia"/>
        </w:rPr>
        <w:t>3.2 交货地点：甲方指定仓库（上海市宝山区友谊路1588号）（甲方指定仓库/项目现场）。</w:t>
      </w:r>
    </w:p>
    <w:p w14:paraId="2C79946C" w14:textId="232CABDB" w:rsidR="009D4763" w:rsidRDefault="009D4763" w:rsidP="009D4763">
      <w:pPr>
        <w:rPr>
          <w:rFonts w:hint="eastAsia"/>
        </w:rPr>
      </w:pPr>
      <w:r>
        <w:rPr>
          <w:rFonts w:hint="eastAsia"/>
        </w:rPr>
        <w:t>3.3 交货方式：乙方负责将产品运至交货地点</w:t>
      </w:r>
      <w:ins w:id="4" w:author="旺龙 刘" w:date="2025-11-10T22:53:00Z">
        <w:r w:rsidR="009A326D" w:rsidRPr="009A326D">
          <w:t>并配合卸货，卸货作业及费用由甲方承担</w:t>
        </w:r>
      </w:ins>
      <w:del w:id="5" w:author="旺龙 刘" w:date="2025-11-10T22:53:00Z">
        <w:r w:rsidDel="009A326D">
          <w:rPr>
            <w:rFonts w:hint="eastAsia"/>
          </w:rPr>
          <w:delText>，卸货费用由甲 方承担</w:delText>
        </w:r>
      </w:del>
      <w:r>
        <w:rPr>
          <w:rFonts w:hint="eastAsia"/>
        </w:rPr>
        <w:t>。</w:t>
      </w:r>
    </w:p>
    <w:p w14:paraId="4F3FC2F5" w14:textId="77777777" w:rsidR="009D4763" w:rsidRDefault="009D4763" w:rsidP="009D4763">
      <w:pPr>
        <w:rPr>
          <w:rFonts w:hint="eastAsia"/>
        </w:rPr>
      </w:pPr>
      <w:r>
        <w:rPr>
          <w:rFonts w:hint="eastAsia"/>
        </w:rPr>
        <w:t>第四条 运输与包装</w:t>
      </w:r>
    </w:p>
    <w:p w14:paraId="5C271508" w14:textId="77777777" w:rsidR="009D4763" w:rsidRDefault="009D4763" w:rsidP="009D4763">
      <w:pPr>
        <w:rPr>
          <w:rFonts w:hint="eastAsia"/>
        </w:rPr>
      </w:pPr>
      <w:r>
        <w:rPr>
          <w:rFonts w:hint="eastAsia"/>
        </w:rPr>
        <w:t>4.1 运输方式：汽车（汽车/火车/船舶），运输费用由乙方承担。</w:t>
      </w:r>
    </w:p>
    <w:p w14:paraId="625EC08D" w14:textId="77777777" w:rsidR="009D4763" w:rsidRDefault="009D4763" w:rsidP="009D4763">
      <w:pPr>
        <w:rPr>
          <w:rFonts w:hint="eastAsia"/>
        </w:rPr>
      </w:pPr>
      <w:r>
        <w:rPr>
          <w:rFonts w:hint="eastAsia"/>
        </w:rPr>
        <w:t>4.2 包装要求：产品采用捆扎（捆扎/木箱）包装，确保运输过程中无损坏。</w:t>
      </w:r>
    </w:p>
    <w:p w14:paraId="680DC998" w14:textId="77777777" w:rsidR="009D4763" w:rsidRDefault="009D4763" w:rsidP="009D4763">
      <w:pPr>
        <w:rPr>
          <w:rFonts w:hint="eastAsia"/>
        </w:rPr>
      </w:pPr>
      <w:r>
        <w:rPr>
          <w:rFonts w:hint="eastAsia"/>
        </w:rPr>
        <w:t>第五条 验收标准与方法</w:t>
      </w:r>
    </w:p>
    <w:p w14:paraId="57C3DBDE" w14:textId="77777777" w:rsidR="009A326D" w:rsidRDefault="009A326D" w:rsidP="009D4763">
      <w:pPr>
        <w:rPr>
          <w:ins w:id="6" w:author="旺龙 刘" w:date="2025-11-10T22:54:00Z"/>
        </w:rPr>
      </w:pPr>
      <w:ins w:id="7" w:author="旺龙 刘" w:date="2025-11-10T22:54:00Z">
        <w:r w:rsidRPr="009A326D">
          <w:t xml:space="preserve">5.1 甲方应在货物到达交货地点当日对产品的外观、包装及数量进行初步验收；如发现外观破损、包装不符或数量短缺，应于当日或次日书面通知乙方。 </w:t>
        </w:r>
      </w:ins>
    </w:p>
    <w:p w14:paraId="6369751E" w14:textId="6AEB1650" w:rsidR="009A326D" w:rsidRDefault="009A326D" w:rsidP="009D4763">
      <w:pPr>
        <w:rPr>
          <w:ins w:id="8" w:author="旺龙 刘" w:date="2025-11-10T22:54:00Z"/>
        </w:rPr>
      </w:pPr>
      <w:ins w:id="9" w:author="旺龙 刘" w:date="2025-11-10T22:54:00Z">
        <w:r w:rsidRPr="009A326D">
          <w:t xml:space="preserve">5.2 甲方应在收货后5日内完成质量验收，验收标准以本合同第一条约定的质量标准及随货提供的产品质量证明文件为准。 </w:t>
        </w:r>
      </w:ins>
    </w:p>
    <w:p w14:paraId="23324CFC" w14:textId="77777777" w:rsidR="009A326D" w:rsidRDefault="009A326D" w:rsidP="009D4763">
      <w:pPr>
        <w:rPr>
          <w:ins w:id="10" w:author="旺龙 刘" w:date="2025-11-10T22:54:00Z"/>
        </w:rPr>
      </w:pPr>
      <w:ins w:id="11" w:author="旺龙 刘" w:date="2025-11-10T22:54:00Z">
        <w:r w:rsidRPr="009A326D">
          <w:t>5.3 验收期内，如发现产品数量、质量不符合合同约定，甲方有权拒收不合格部分，并应于验收期内向乙方发出书面异议通知。乙方应在收到甲方书面异议之日起3日内就异议内容</w:t>
        </w:r>
        <w:proofErr w:type="gramStart"/>
        <w:r w:rsidRPr="009A326D">
          <w:t>作出</w:t>
        </w:r>
        <w:proofErr w:type="gramEnd"/>
        <w:r w:rsidRPr="009A326D">
          <w:t xml:space="preserve">书面答复。 </w:t>
        </w:r>
      </w:ins>
    </w:p>
    <w:p w14:paraId="06DC3828" w14:textId="2D294469" w:rsidR="009A326D" w:rsidRDefault="009A326D" w:rsidP="009D4763">
      <w:pPr>
        <w:rPr>
          <w:ins w:id="12" w:author="旺龙 刘" w:date="2025-11-10T22:54:00Z"/>
        </w:rPr>
      </w:pPr>
      <w:ins w:id="13" w:author="旺龙 刘" w:date="2025-11-10T22:54:00Z">
        <w:r w:rsidRPr="009A326D">
          <w:lastRenderedPageBreak/>
          <w:t xml:space="preserve">5.4 乙方认可甲方异议的，应自收到异议之日起7日内完成退换货或补足，并承担由此产生的全部运输、装卸、仓储及其他相关费用。 </w:t>
        </w:r>
      </w:ins>
    </w:p>
    <w:p w14:paraId="3131935F" w14:textId="77777777" w:rsidR="009A326D" w:rsidRDefault="009A326D" w:rsidP="009D4763">
      <w:pPr>
        <w:rPr>
          <w:ins w:id="14" w:author="旺龙 刘" w:date="2025-11-10T22:54:00Z"/>
        </w:rPr>
      </w:pPr>
      <w:ins w:id="15" w:author="旺龙 刘" w:date="2025-11-10T22:54:00Z">
        <w:r w:rsidRPr="009A326D">
          <w:t xml:space="preserve">5.5 若首次验收未通过，乙方应在完成整改后重新申请验收；若第二次验收仍未通过，甲方有权单方解除本合同，乙方应退还甲方已支付的全部款项，并按合同总价款的10%向甲方支付违约金，同时赔偿甲方因此遭受的全部损失。 </w:t>
        </w:r>
      </w:ins>
    </w:p>
    <w:p w14:paraId="73FBCD64" w14:textId="232DDADA" w:rsidR="009D4763" w:rsidDel="009A326D" w:rsidRDefault="009A326D" w:rsidP="009D4763">
      <w:pPr>
        <w:rPr>
          <w:del w:id="16" w:author="旺龙 刘" w:date="2025-11-10T22:54:00Z"/>
          <w:rFonts w:hint="eastAsia"/>
        </w:rPr>
      </w:pPr>
      <w:ins w:id="17" w:author="旺龙 刘" w:date="2025-11-10T22:54:00Z">
        <w:r w:rsidRPr="009A326D">
          <w:t>5.6 甲方在验收期内未提出书面异议的，视为产品数量和质量符合合同约定，验收合格。但该等视为验收合格</w:t>
        </w:r>
        <w:proofErr w:type="gramStart"/>
        <w:r w:rsidRPr="009A326D">
          <w:t>不</w:t>
        </w:r>
        <w:proofErr w:type="gramEnd"/>
        <w:r w:rsidRPr="009A326D">
          <w:t>免除乙方在质保期内依据第七条应承担的质量保证责任</w:t>
        </w:r>
      </w:ins>
      <w:del w:id="18" w:author="旺龙 刘" w:date="2025-11-10T22:54:00Z">
        <w:r w:rsidR="009D4763" w:rsidDel="009A326D">
          <w:rPr>
            <w:rFonts w:hint="eastAsia"/>
          </w:rPr>
          <w:delText>5.1 甲方在收到产品后5日内进行验收，验收标准以本合同第一条约定的质量标准为准。</w:delText>
        </w:r>
      </w:del>
    </w:p>
    <w:p w14:paraId="1E037B3A" w14:textId="3D3B4B00" w:rsidR="009D4763" w:rsidRDefault="009D4763" w:rsidP="009D4763">
      <w:pPr>
        <w:rPr>
          <w:rFonts w:hint="eastAsia"/>
        </w:rPr>
      </w:pPr>
      <w:del w:id="19" w:author="旺龙 刘" w:date="2025-11-10T22:54:00Z">
        <w:r w:rsidDel="009A326D">
          <w:rPr>
            <w:rFonts w:hint="eastAsia"/>
          </w:rPr>
          <w:delText>5.2 如发现产品数量、质量不符合约定，甲方应在3日内书面通知乙方，乙方应在7日内负责更换或补齐，相关费用由乙方承担</w:delText>
        </w:r>
      </w:del>
      <w:r>
        <w:rPr>
          <w:rFonts w:hint="eastAsia"/>
        </w:rPr>
        <w:t>。</w:t>
      </w:r>
    </w:p>
    <w:p w14:paraId="069B2A54" w14:textId="77777777" w:rsidR="009D4763" w:rsidRDefault="009D4763" w:rsidP="009D4763">
      <w:pPr>
        <w:rPr>
          <w:rFonts w:hint="eastAsia"/>
        </w:rPr>
      </w:pPr>
      <w:r>
        <w:rPr>
          <w:rFonts w:hint="eastAsia"/>
        </w:rPr>
        <w:t>第六条 付款方式</w:t>
      </w:r>
    </w:p>
    <w:p w14:paraId="09B38C38" w14:textId="0428E201" w:rsidR="009D4763" w:rsidRDefault="009D4763" w:rsidP="009D4763">
      <w:pPr>
        <w:rPr>
          <w:rFonts w:hint="eastAsia"/>
        </w:rPr>
      </w:pPr>
      <w:r>
        <w:rPr>
          <w:rFonts w:hint="eastAsia"/>
        </w:rPr>
        <w:t>6.1 预付款：合同签订后7日内，甲方向乙方支付总价款的30%作为预付款，即人民币630</w:t>
      </w:r>
      <w:ins w:id="20" w:author="旺龙 刘" w:date="2025-11-10T22:55:00Z">
        <w:r w:rsidR="009A326D">
          <w:rPr>
            <w:rFonts w:hint="eastAsia"/>
          </w:rPr>
          <w:t>,</w:t>
        </w:r>
      </w:ins>
      <w:r>
        <w:rPr>
          <w:rFonts w:hint="eastAsia"/>
        </w:rPr>
        <w:t>000元</w:t>
      </w:r>
      <w:ins w:id="21" w:author="旺龙 刘" w:date="2025-11-10T22:55:00Z">
        <w:r w:rsidR="009A326D">
          <w:rPr>
            <w:rFonts w:hint="eastAsia"/>
          </w:rPr>
          <w:t>（大写：</w:t>
        </w:r>
      </w:ins>
      <w:ins w:id="22" w:author="旺龙 刘" w:date="2025-11-10T22:56:00Z">
        <w:r w:rsidR="009A326D" w:rsidRPr="009A326D">
          <w:t>陆拾叁万元整</w:t>
        </w:r>
      </w:ins>
      <w:ins w:id="23" w:author="旺龙 刘" w:date="2025-11-10T22:55:00Z">
        <w:r w:rsidR="009A326D">
          <w:rPr>
            <w:rFonts w:hint="eastAsia"/>
          </w:rPr>
          <w:t>）</w:t>
        </w:r>
      </w:ins>
      <w:r>
        <w:rPr>
          <w:rFonts w:hint="eastAsia"/>
        </w:rPr>
        <w:t>。</w:t>
      </w:r>
    </w:p>
    <w:p w14:paraId="4817008F" w14:textId="2C6CE878" w:rsidR="009D4763" w:rsidRDefault="009D4763" w:rsidP="009D4763">
      <w:pPr>
        <w:rPr>
          <w:rFonts w:hint="eastAsia"/>
        </w:rPr>
      </w:pPr>
      <w:r>
        <w:rPr>
          <w:rFonts w:hint="eastAsia"/>
        </w:rPr>
        <w:t>6.2 到货款：甲方验收合格后15日内，支付总价款的65%，即人民币1365000元</w:t>
      </w:r>
      <w:ins w:id="24" w:author="旺龙 刘" w:date="2025-11-10T22:56:00Z">
        <w:r w:rsidR="009A326D">
          <w:rPr>
            <w:rFonts w:hint="eastAsia"/>
          </w:rPr>
          <w:t>（大写：</w:t>
        </w:r>
        <w:r w:rsidR="009A326D" w:rsidRPr="009A326D">
          <w:t>壹佰叁拾陆万伍仟元整</w:t>
        </w:r>
        <w:r w:rsidR="009A326D">
          <w:rPr>
            <w:rFonts w:hint="eastAsia"/>
          </w:rPr>
          <w:t>）</w:t>
        </w:r>
      </w:ins>
      <w:r>
        <w:rPr>
          <w:rFonts w:hint="eastAsia"/>
        </w:rPr>
        <w:t>。</w:t>
      </w:r>
    </w:p>
    <w:p w14:paraId="357D3AFA" w14:textId="77777777" w:rsidR="009D4763" w:rsidRDefault="009D4763" w:rsidP="009D4763">
      <w:pPr>
        <w:rPr>
          <w:rFonts w:hint="eastAsia"/>
        </w:rPr>
      </w:pPr>
      <w:r>
        <w:rPr>
          <w:rFonts w:hint="eastAsia"/>
        </w:rPr>
        <w:t>6.3 质保金：剩余5%作为质保金，质保期满后无质量问题一次性付清。</w:t>
      </w:r>
    </w:p>
    <w:p w14:paraId="204C582C" w14:textId="77777777" w:rsidR="009D4763" w:rsidRDefault="009D4763" w:rsidP="009D4763">
      <w:pPr>
        <w:rPr>
          <w:rFonts w:hint="eastAsia"/>
        </w:rPr>
      </w:pPr>
      <w:r>
        <w:rPr>
          <w:rFonts w:hint="eastAsia"/>
        </w:rPr>
        <w:t>第七条 质量保证</w:t>
      </w:r>
    </w:p>
    <w:p w14:paraId="2BDF512C" w14:textId="77777777" w:rsidR="009D4763" w:rsidRDefault="009D4763" w:rsidP="009D4763">
      <w:pPr>
        <w:rPr>
          <w:rFonts w:hint="eastAsia"/>
        </w:rPr>
      </w:pPr>
      <w:r>
        <w:rPr>
          <w:rFonts w:hint="eastAsia"/>
        </w:rPr>
        <w:t>7.1 乙方保证所供产品为全新、未使用过的合格产品，符合国家及行业质量标准。</w:t>
      </w:r>
    </w:p>
    <w:p w14:paraId="3139DFE0" w14:textId="77777777" w:rsidR="009D4763" w:rsidRDefault="009D4763" w:rsidP="009D4763">
      <w:pPr>
        <w:rPr>
          <w:rFonts w:hint="eastAsia"/>
        </w:rPr>
      </w:pPr>
      <w:r>
        <w:rPr>
          <w:rFonts w:hint="eastAsia"/>
        </w:rPr>
        <w:t>7.2 质保期为12个月，自甲方验收合格之日起计算。质保期内如出现质量问题，乙方应免费维修或更换。</w:t>
      </w:r>
    </w:p>
    <w:p w14:paraId="144E5484" w14:textId="77777777" w:rsidR="009D4763" w:rsidRDefault="009D4763" w:rsidP="009D4763">
      <w:pPr>
        <w:rPr>
          <w:rFonts w:hint="eastAsia"/>
        </w:rPr>
      </w:pPr>
      <w:r>
        <w:rPr>
          <w:rFonts w:hint="eastAsia"/>
        </w:rPr>
        <w:t>第八条 违约责任</w:t>
      </w:r>
    </w:p>
    <w:p w14:paraId="1C0D1203" w14:textId="77777777" w:rsidR="009D4763" w:rsidRDefault="009D4763" w:rsidP="009D4763">
      <w:pPr>
        <w:rPr>
          <w:rFonts w:hint="eastAsia"/>
        </w:rPr>
      </w:pPr>
      <w:r>
        <w:rPr>
          <w:rFonts w:hint="eastAsia"/>
        </w:rPr>
        <w:t>8.1 甲方逾期付款的，每逾期一日按逾期付款金额的0.05‰向乙方支付违约金。</w:t>
      </w:r>
    </w:p>
    <w:p w14:paraId="3C78D08F" w14:textId="1FB86166" w:rsidR="009D4763" w:rsidRDefault="009D4763" w:rsidP="009D4763">
      <w:pPr>
        <w:rPr>
          <w:rFonts w:hint="eastAsia"/>
        </w:rPr>
      </w:pPr>
      <w:r>
        <w:rPr>
          <w:rFonts w:hint="eastAsia"/>
        </w:rPr>
        <w:t>8.2 乙方逾期交货的，每逾期一日按合同总价款的0.05‰向甲方支付违约金；逾期超过15日的，</w:t>
      </w:r>
      <w:ins w:id="25" w:author="旺龙 刘" w:date="2025-11-10T22:55:00Z">
        <w:r w:rsidR="009A326D" w:rsidRPr="009A326D">
          <w:t>甲方有权解除合同，并要求乙方赔偿因此给甲方造成的全部直接损失及可合理预见的间接损失（包括但不限于甲方另行采购的差价损失、停工待料损失等）。但甲方主张间接损失的，应提供相应证据予以证明</w:t>
        </w:r>
      </w:ins>
      <w:del w:id="26" w:author="旺龙 刘" w:date="2025-11-10T22:55:00Z">
        <w:r w:rsidDel="009A326D">
          <w:rPr>
            <w:rFonts w:hint="eastAsia"/>
          </w:rPr>
          <w:delText>甲方有权解除合同并要求乙方赔偿损失</w:delText>
        </w:r>
      </w:del>
      <w:r>
        <w:rPr>
          <w:rFonts w:hint="eastAsia"/>
        </w:rPr>
        <w:t>。</w:t>
      </w:r>
    </w:p>
    <w:p w14:paraId="01E5E521" w14:textId="77777777" w:rsidR="009D4763" w:rsidRDefault="009D4763" w:rsidP="009D4763">
      <w:pPr>
        <w:rPr>
          <w:rFonts w:hint="eastAsia"/>
        </w:rPr>
      </w:pPr>
      <w:r>
        <w:rPr>
          <w:rFonts w:hint="eastAsia"/>
        </w:rPr>
        <w:t>第九条 不可抗力</w:t>
      </w:r>
    </w:p>
    <w:p w14:paraId="73E0199C" w14:textId="77777777" w:rsidR="009A326D" w:rsidRDefault="009D4763" w:rsidP="009D4763">
      <w:pPr>
        <w:rPr>
          <w:ins w:id="27" w:author="旺龙 刘" w:date="2025-11-10T22:55:00Z"/>
        </w:rPr>
      </w:pPr>
      <w:del w:id="28" w:author="旺龙 刘" w:date="2025-11-10T22:55:00Z">
        <w:r w:rsidDel="009A326D">
          <w:rPr>
            <w:rFonts w:hint="eastAsia"/>
          </w:rPr>
          <w:delText xml:space="preserve">9.1 </w:delText>
        </w:r>
      </w:del>
      <w:ins w:id="29" w:author="旺龙 刘" w:date="2025-11-10T22:55:00Z">
        <w:r w:rsidR="009A326D" w:rsidRPr="009A326D">
          <w:t xml:space="preserve">9.1 本合同所称不可抗力，是指本合同签署后发生的、在签署时不能预见、其发生及后果无法避免且无法克服的客观事件，包括但不限于地震、台风、洪水、火灾、战争、武装冲突、恐怖袭击、政府行为（如征收、禁令、进出口限制）、突发公共卫生事件（如疫情、流行病）、国际或国内运输系统大规模中断，以及依据中国法律或国际商业惯例通常认定为不可抗力的其他事件。 </w:t>
        </w:r>
      </w:ins>
    </w:p>
    <w:p w14:paraId="043B2FFC" w14:textId="77777777" w:rsidR="009A326D" w:rsidRDefault="009A326D" w:rsidP="009D4763">
      <w:pPr>
        <w:rPr>
          <w:ins w:id="30" w:author="旺龙 刘" w:date="2025-11-10T22:55:00Z"/>
        </w:rPr>
      </w:pPr>
      <w:ins w:id="31" w:author="旺龙 刘" w:date="2025-11-10T22:55:00Z">
        <w:r w:rsidRPr="009A326D">
          <w:t xml:space="preserve">9.2 声称受到不可抗力影响的一方应立即（但不得迟于事件发生后5日内）以书面形式通知另一方，并在通知后15日内提供由相关权威机构（如政府机关、行业协会、公证机构等）出具的不可抗力发生及其持续时间的有效证明。未能及时通知或提供证明的，不得主张不可抗力免责。 </w:t>
        </w:r>
      </w:ins>
    </w:p>
    <w:p w14:paraId="71A2CF28" w14:textId="77777777" w:rsidR="009A326D" w:rsidRDefault="009A326D" w:rsidP="009D4763">
      <w:pPr>
        <w:rPr>
          <w:ins w:id="32" w:author="旺龙 刘" w:date="2025-11-10T22:55:00Z"/>
        </w:rPr>
      </w:pPr>
      <w:ins w:id="33" w:author="旺龙 刘" w:date="2025-11-10T22:55:00Z">
        <w:r w:rsidRPr="009A326D">
          <w:t>9.3 受不可抗力影响的一方可在不可抗力影响范围内中止履行合同义务，且</w:t>
        </w:r>
        <w:proofErr w:type="gramStart"/>
        <w:r w:rsidRPr="009A326D">
          <w:t>不</w:t>
        </w:r>
        <w:proofErr w:type="gramEnd"/>
        <w:r w:rsidRPr="009A326D">
          <w:t xml:space="preserve">视为违约。若不可抗力持续超过30日，任何一方均有权书面通知对方解除本合同，合同自通知到达之日起解除。 </w:t>
        </w:r>
      </w:ins>
    </w:p>
    <w:p w14:paraId="6B93DB08" w14:textId="0B0FA111" w:rsidR="009D4763" w:rsidRDefault="009A326D" w:rsidP="009D4763">
      <w:pPr>
        <w:rPr>
          <w:rFonts w:hint="eastAsia"/>
        </w:rPr>
      </w:pPr>
      <w:ins w:id="34" w:author="旺龙 刘" w:date="2025-11-10T22:55:00Z">
        <w:r w:rsidRPr="009A326D">
          <w:t>9.4 因不可抗力造成的损失，由各方自行承担；但双方应本着诚实信用和公平原则，尽一切合理努力减轻不可抗力的影响，并就后续履行或终止事宜及时协商解决。</w:t>
        </w:r>
      </w:ins>
      <w:del w:id="35" w:author="旺龙 刘" w:date="2025-11-10T22:55:00Z">
        <w:r w:rsidR="009D4763" w:rsidDel="009A326D">
          <w:rPr>
            <w:rFonts w:hint="eastAsia"/>
          </w:rPr>
          <w:delText>因地震、台风、战争等不可抗力因素导致本合同无法履行的，遭遇不可抗力一方应及时通知对方，并在10日内提供相关证明，根据不可抗力影响程度，部分或全部免除责任。</w:delText>
        </w:r>
      </w:del>
    </w:p>
    <w:p w14:paraId="2246BD05" w14:textId="77777777" w:rsidR="009D4763" w:rsidRDefault="009D4763" w:rsidP="009D4763">
      <w:pPr>
        <w:rPr>
          <w:rFonts w:hint="eastAsia"/>
        </w:rPr>
      </w:pPr>
      <w:r>
        <w:rPr>
          <w:rFonts w:hint="eastAsia"/>
        </w:rPr>
        <w:t>第十条 争议解决</w:t>
      </w:r>
    </w:p>
    <w:p w14:paraId="0ECE1DA5" w14:textId="77777777" w:rsidR="009D4763" w:rsidRDefault="009D4763" w:rsidP="009D4763">
      <w:pPr>
        <w:rPr>
          <w:rFonts w:hint="eastAsia"/>
        </w:rPr>
      </w:pPr>
      <w:r>
        <w:rPr>
          <w:rFonts w:hint="eastAsia"/>
        </w:rPr>
        <w:t>10.1 本合同履行过程中发生争议的，双方应友好协商解决；协商不成的，任何一方均可向甲方所在地（甲方所在地/乙方所在地/合同签订地）人民法院提起诉讼。</w:t>
      </w:r>
    </w:p>
    <w:p w14:paraId="1453F898" w14:textId="77777777" w:rsidR="009D4763" w:rsidRDefault="009D4763" w:rsidP="009D4763">
      <w:pPr>
        <w:rPr>
          <w:rFonts w:hint="eastAsia"/>
        </w:rPr>
      </w:pPr>
      <w:r>
        <w:rPr>
          <w:rFonts w:hint="eastAsia"/>
        </w:rPr>
        <w:t>第十一条 保密条款</w:t>
      </w:r>
    </w:p>
    <w:p w14:paraId="0920540A" w14:textId="77777777" w:rsidR="009A326D" w:rsidRDefault="009A326D" w:rsidP="009D4763">
      <w:pPr>
        <w:rPr>
          <w:ins w:id="36" w:author="旺龙 刘" w:date="2025-11-10T22:54:00Z"/>
        </w:rPr>
      </w:pPr>
      <w:ins w:id="37" w:author="旺龙 刘" w:date="2025-11-10T22:54:00Z">
        <w:r w:rsidRPr="009A326D">
          <w:t>11.1 本合同所称‘保密信息’是指任何一方及其关联企业所有，并被该方视为秘密的技术、财务、商业或任何其他方面的信息，包括但不限于本合同内容、价格、数量、交货安排、技术</w:t>
        </w:r>
        <w:r w:rsidRPr="009A326D">
          <w:lastRenderedPageBreak/>
          <w:t xml:space="preserve">参数、客户信息等，该等信息不为公众所知悉，具有商业价值，并已采取合理保密措施。但以下情形除外：（1）已为公众普遍知悉的信息；（2）接收方在披露前已合法持有；（3）非因接收方违约而从第三方合法获得；（4）根据法律法规或有权机关（如法院、监管机构）依法要求必须披露的信息（但接收方应在披露前及时通知披露方，除非法律禁止）。 </w:t>
        </w:r>
      </w:ins>
    </w:p>
    <w:p w14:paraId="5B98A4AC" w14:textId="2D35EF0B" w:rsidR="009A326D" w:rsidRDefault="009A326D" w:rsidP="009D4763">
      <w:pPr>
        <w:rPr>
          <w:ins w:id="38" w:author="旺龙 刘" w:date="2025-11-10T22:54:00Z"/>
        </w:rPr>
      </w:pPr>
      <w:ins w:id="39" w:author="旺龙 刘" w:date="2025-11-10T22:54:00Z">
        <w:r w:rsidRPr="009A326D">
          <w:t xml:space="preserve">11.2 保密义务人包括双方及其关联企业的董事、监事、高级管理人员、雇员、代理人、顾问、承包商及其他有必要知悉该等信息的人员。各方应确保其相关人员遵守本保密义务，并对其相关人员的泄密行为承担连带责任。 </w:t>
        </w:r>
      </w:ins>
    </w:p>
    <w:p w14:paraId="6B454107" w14:textId="77777777" w:rsidR="009A326D" w:rsidRDefault="009A326D" w:rsidP="009D4763">
      <w:pPr>
        <w:rPr>
          <w:ins w:id="40" w:author="旺龙 刘" w:date="2025-11-10T22:54:00Z"/>
        </w:rPr>
      </w:pPr>
      <w:ins w:id="41" w:author="旺龙 刘" w:date="2025-11-10T22:54:00Z">
        <w:r w:rsidRPr="009A326D">
          <w:t xml:space="preserve">11.3 保密义务自本合同签署之日起生效，持续至合同终止或履行完毕后【3】年。 </w:t>
        </w:r>
      </w:ins>
    </w:p>
    <w:p w14:paraId="5F58203E" w14:textId="77777777" w:rsidR="009A326D" w:rsidRDefault="009A326D" w:rsidP="009D4763">
      <w:pPr>
        <w:rPr>
          <w:ins w:id="42" w:author="旺龙 刘" w:date="2025-11-10T22:54:00Z"/>
        </w:rPr>
      </w:pPr>
      <w:ins w:id="43" w:author="旺龙 刘" w:date="2025-11-10T22:54:00Z">
        <w:r w:rsidRPr="009A326D">
          <w:t xml:space="preserve">11.4 任何一方违反本保密义务，擅自披露或不当使用对方保密信息，应赔偿因此给对方造成的全部直接和间接损失（包括但不限于律师费、调查费、利润损失等）。 </w:t>
        </w:r>
      </w:ins>
    </w:p>
    <w:p w14:paraId="747494CA" w14:textId="66622CA8" w:rsidR="009D4763" w:rsidRDefault="009A326D" w:rsidP="009D4763">
      <w:pPr>
        <w:rPr>
          <w:rFonts w:hint="eastAsia"/>
        </w:rPr>
      </w:pPr>
      <w:ins w:id="44" w:author="旺龙 刘" w:date="2025-11-10T22:54:00Z">
        <w:r w:rsidRPr="009A326D">
          <w:t>11.5 本保密条款独立于本合同其他条款，即使本合同被解除、终止或被认定无效，本条款仍继续有效</w:t>
        </w:r>
      </w:ins>
      <w:del w:id="45" w:author="旺龙 刘" w:date="2025-11-10T22:54:00Z">
        <w:r w:rsidR="009D4763" w:rsidDel="009A326D">
          <w:rPr>
            <w:rFonts w:hint="eastAsia"/>
          </w:rPr>
          <w:delText>11.1 双方应对本合同内容及在合作过程中获悉的对方商业秘密承担保密义务，保密期限为合同终止后3年</w:delText>
        </w:r>
      </w:del>
      <w:r w:rsidR="009D4763">
        <w:rPr>
          <w:rFonts w:hint="eastAsia"/>
        </w:rPr>
        <w:t>。</w:t>
      </w:r>
    </w:p>
    <w:p w14:paraId="377D04B7" w14:textId="77777777" w:rsidR="009D4763" w:rsidRDefault="009D4763" w:rsidP="009D4763">
      <w:pPr>
        <w:rPr>
          <w:rFonts w:hint="eastAsia"/>
        </w:rPr>
      </w:pPr>
      <w:r>
        <w:rPr>
          <w:rFonts w:hint="eastAsia"/>
        </w:rPr>
        <w:t>第十二条 通知与送达</w:t>
      </w:r>
    </w:p>
    <w:p w14:paraId="522AB9B8" w14:textId="77777777" w:rsidR="009D4763" w:rsidRDefault="009D4763" w:rsidP="009D4763">
      <w:pPr>
        <w:rPr>
          <w:rFonts w:hint="eastAsia"/>
        </w:rPr>
      </w:pPr>
      <w:r>
        <w:rPr>
          <w:rFonts w:hint="eastAsia"/>
        </w:rPr>
        <w:t>12.1 双方往来文件、通知等均应通过书面形式（传真、邮寄或电子邮件）送达至本合同首页载明的地址，邮寄送达以签收日为准，电子邮件以发出日为准。</w:t>
      </w:r>
    </w:p>
    <w:p w14:paraId="4C23AE7F" w14:textId="77777777" w:rsidR="009D4763" w:rsidRDefault="009D4763" w:rsidP="009D4763">
      <w:pPr>
        <w:rPr>
          <w:rFonts w:hint="eastAsia"/>
        </w:rPr>
      </w:pPr>
      <w:r>
        <w:rPr>
          <w:rFonts w:hint="eastAsia"/>
        </w:rPr>
        <w:t>第十三条 合同生效与变更</w:t>
      </w:r>
    </w:p>
    <w:p w14:paraId="0FEA1222" w14:textId="77777777" w:rsidR="009D4763" w:rsidRDefault="009D4763" w:rsidP="009D4763">
      <w:pPr>
        <w:rPr>
          <w:rFonts w:hint="eastAsia"/>
        </w:rPr>
      </w:pPr>
      <w:r>
        <w:rPr>
          <w:rFonts w:hint="eastAsia"/>
        </w:rPr>
        <w:t>13.1 本合同自双方法定代表人或授权代表签字并加盖公章之日起生效，有效期至双方履行完毕全部义务止。</w:t>
      </w:r>
    </w:p>
    <w:p w14:paraId="21C66D95" w14:textId="77777777" w:rsidR="009D4763" w:rsidRDefault="009D4763" w:rsidP="009D4763">
      <w:pPr>
        <w:rPr>
          <w:rFonts w:hint="eastAsia"/>
        </w:rPr>
      </w:pPr>
      <w:r>
        <w:rPr>
          <w:rFonts w:hint="eastAsia"/>
        </w:rPr>
        <w:t>13.2 对本合同的任何修改、补充，均须经双方协商一致并签订书面协议。</w:t>
      </w:r>
    </w:p>
    <w:p w14:paraId="5466AEB1" w14:textId="77777777" w:rsidR="009D4763" w:rsidRDefault="009D4763" w:rsidP="009D4763">
      <w:pPr>
        <w:rPr>
          <w:rFonts w:hint="eastAsia"/>
        </w:rPr>
      </w:pPr>
      <w:r>
        <w:rPr>
          <w:rFonts w:hint="eastAsia"/>
        </w:rPr>
        <w:t>第十四条 其他约定</w:t>
      </w:r>
    </w:p>
    <w:p w14:paraId="024893AC" w14:textId="77777777" w:rsidR="009D4763" w:rsidRDefault="009D4763" w:rsidP="009D4763">
      <w:pPr>
        <w:rPr>
          <w:rFonts w:hint="eastAsia"/>
        </w:rPr>
      </w:pPr>
      <w:r>
        <w:rPr>
          <w:rFonts w:hint="eastAsia"/>
        </w:rPr>
        <w:t>14.1 本合同未尽事宜，可由双方另行签订补充协议，补充协议与本合同具有同等法律效力。</w:t>
      </w:r>
    </w:p>
    <w:p w14:paraId="3555D905" w14:textId="77777777" w:rsidR="009D4763" w:rsidRDefault="009D4763" w:rsidP="009D4763">
      <w:pPr>
        <w:rPr>
          <w:rFonts w:hint="eastAsia"/>
        </w:rPr>
      </w:pPr>
      <w:r>
        <w:rPr>
          <w:rFonts w:hint="eastAsia"/>
        </w:rPr>
        <w:t>14.2 本合同一式4份，甲方执2份，乙方执2份，具有同等法律效力。</w:t>
      </w:r>
    </w:p>
    <w:p w14:paraId="39735CC0" w14:textId="77777777" w:rsidR="009D4763" w:rsidRDefault="009D4763" w:rsidP="009D4763">
      <w:pPr>
        <w:rPr>
          <w:rFonts w:hint="eastAsia"/>
        </w:rPr>
      </w:pPr>
      <w:r>
        <w:rPr>
          <w:rFonts w:hint="eastAsia"/>
        </w:rPr>
        <w:t>甲方（盖章）：________________________</w:t>
      </w:r>
    </w:p>
    <w:p w14:paraId="19BA0A9E" w14:textId="77777777" w:rsidR="009D4763" w:rsidRDefault="009D4763" w:rsidP="009D4763">
      <w:pPr>
        <w:rPr>
          <w:rFonts w:hint="eastAsia"/>
        </w:rPr>
      </w:pPr>
      <w:r>
        <w:rPr>
          <w:rFonts w:hint="eastAsia"/>
        </w:rPr>
        <w:t>法定代表人（签字）：________________________</w:t>
      </w:r>
    </w:p>
    <w:p w14:paraId="11361336" w14:textId="77777777" w:rsidR="009D4763" w:rsidRDefault="009D4763" w:rsidP="009D4763">
      <w:pPr>
        <w:rPr>
          <w:rFonts w:hint="eastAsia"/>
        </w:rPr>
      </w:pPr>
      <w:r>
        <w:rPr>
          <w:rFonts w:hint="eastAsia"/>
        </w:rPr>
        <w:t>日期：2025年11月06日</w:t>
      </w:r>
    </w:p>
    <w:p w14:paraId="628BC0DA" w14:textId="77777777" w:rsidR="009D4763" w:rsidRDefault="009D4763" w:rsidP="009D4763">
      <w:pPr>
        <w:rPr>
          <w:rFonts w:hint="eastAsia"/>
        </w:rPr>
      </w:pPr>
      <w:r>
        <w:rPr>
          <w:rFonts w:hint="eastAsia"/>
        </w:rPr>
        <w:t>乙方（盖章）：________________________</w:t>
      </w:r>
    </w:p>
    <w:p w14:paraId="26725AEA" w14:textId="77777777" w:rsidR="009D4763" w:rsidRDefault="009D4763" w:rsidP="009D4763">
      <w:pPr>
        <w:rPr>
          <w:rFonts w:hint="eastAsia"/>
        </w:rPr>
      </w:pPr>
      <w:r>
        <w:rPr>
          <w:rFonts w:hint="eastAsia"/>
        </w:rPr>
        <w:t>法定代表人（签字）：________________________</w:t>
      </w:r>
    </w:p>
    <w:p w14:paraId="0C16962F" w14:textId="77777777" w:rsidR="009D4763" w:rsidRDefault="009D4763" w:rsidP="009D4763">
      <w:pPr>
        <w:rPr>
          <w:rFonts w:hint="eastAsia"/>
        </w:rPr>
      </w:pPr>
      <w:r>
        <w:rPr>
          <w:rFonts w:hint="eastAsia"/>
        </w:rPr>
        <w:t>日期：2025年11月06日</w:t>
      </w:r>
    </w:p>
    <w:p w14:paraId="1D8B01B2" w14:textId="77777777" w:rsidR="00D1019B" w:rsidRPr="009D4763" w:rsidRDefault="00D1019B" w:rsidP="009D4763">
      <w:pPr>
        <w:rPr>
          <w:rFonts w:hint="eastAsia"/>
        </w:rPr>
      </w:pPr>
    </w:p>
    <w:sectPr w:rsidR="00D1019B" w:rsidRPr="009D47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旺龙 刘">
    <w15:presenceInfo w15:providerId="Windows Live" w15:userId="91ee1a8b6c8945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763"/>
    <w:rsid w:val="003C70C4"/>
    <w:rsid w:val="00434C90"/>
    <w:rsid w:val="0066402B"/>
    <w:rsid w:val="009A326D"/>
    <w:rsid w:val="009D4763"/>
    <w:rsid w:val="00AD5214"/>
    <w:rsid w:val="00D1019B"/>
    <w:rsid w:val="00D579BF"/>
    <w:rsid w:val="00FD4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0554C"/>
  <w15:chartTrackingRefBased/>
  <w15:docId w15:val="{E6C0D244-69F0-480E-9885-D7AAD4333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D476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D476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D476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D476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D476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D476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D476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476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D476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476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D476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D476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D4763"/>
    <w:rPr>
      <w:rFonts w:cstheme="majorBidi"/>
      <w:color w:val="0F4761" w:themeColor="accent1" w:themeShade="BF"/>
      <w:sz w:val="28"/>
      <w:szCs w:val="28"/>
    </w:rPr>
  </w:style>
  <w:style w:type="character" w:customStyle="1" w:styleId="50">
    <w:name w:val="标题 5 字符"/>
    <w:basedOn w:val="a0"/>
    <w:link w:val="5"/>
    <w:uiPriority w:val="9"/>
    <w:semiHidden/>
    <w:rsid w:val="009D4763"/>
    <w:rPr>
      <w:rFonts w:cstheme="majorBidi"/>
      <w:color w:val="0F4761" w:themeColor="accent1" w:themeShade="BF"/>
      <w:sz w:val="24"/>
      <w:szCs w:val="24"/>
    </w:rPr>
  </w:style>
  <w:style w:type="character" w:customStyle="1" w:styleId="60">
    <w:name w:val="标题 6 字符"/>
    <w:basedOn w:val="a0"/>
    <w:link w:val="6"/>
    <w:uiPriority w:val="9"/>
    <w:semiHidden/>
    <w:rsid w:val="009D4763"/>
    <w:rPr>
      <w:rFonts w:cstheme="majorBidi"/>
      <w:b/>
      <w:bCs/>
      <w:color w:val="0F4761" w:themeColor="accent1" w:themeShade="BF"/>
    </w:rPr>
  </w:style>
  <w:style w:type="character" w:customStyle="1" w:styleId="70">
    <w:name w:val="标题 7 字符"/>
    <w:basedOn w:val="a0"/>
    <w:link w:val="7"/>
    <w:uiPriority w:val="9"/>
    <w:semiHidden/>
    <w:rsid w:val="009D4763"/>
    <w:rPr>
      <w:rFonts w:cstheme="majorBidi"/>
      <w:b/>
      <w:bCs/>
      <w:color w:val="595959" w:themeColor="text1" w:themeTint="A6"/>
    </w:rPr>
  </w:style>
  <w:style w:type="character" w:customStyle="1" w:styleId="80">
    <w:name w:val="标题 8 字符"/>
    <w:basedOn w:val="a0"/>
    <w:link w:val="8"/>
    <w:uiPriority w:val="9"/>
    <w:semiHidden/>
    <w:rsid w:val="009D4763"/>
    <w:rPr>
      <w:rFonts w:cstheme="majorBidi"/>
      <w:color w:val="595959" w:themeColor="text1" w:themeTint="A6"/>
    </w:rPr>
  </w:style>
  <w:style w:type="character" w:customStyle="1" w:styleId="90">
    <w:name w:val="标题 9 字符"/>
    <w:basedOn w:val="a0"/>
    <w:link w:val="9"/>
    <w:uiPriority w:val="9"/>
    <w:semiHidden/>
    <w:rsid w:val="009D4763"/>
    <w:rPr>
      <w:rFonts w:eastAsiaTheme="majorEastAsia" w:cstheme="majorBidi"/>
      <w:color w:val="595959" w:themeColor="text1" w:themeTint="A6"/>
    </w:rPr>
  </w:style>
  <w:style w:type="paragraph" w:styleId="a3">
    <w:name w:val="Title"/>
    <w:basedOn w:val="a"/>
    <w:next w:val="a"/>
    <w:link w:val="a4"/>
    <w:uiPriority w:val="10"/>
    <w:qFormat/>
    <w:rsid w:val="009D476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47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476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47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4763"/>
    <w:pPr>
      <w:spacing w:before="160" w:after="160"/>
      <w:jc w:val="center"/>
    </w:pPr>
    <w:rPr>
      <w:i/>
      <w:iCs/>
      <w:color w:val="404040" w:themeColor="text1" w:themeTint="BF"/>
    </w:rPr>
  </w:style>
  <w:style w:type="character" w:customStyle="1" w:styleId="a8">
    <w:name w:val="引用 字符"/>
    <w:basedOn w:val="a0"/>
    <w:link w:val="a7"/>
    <w:uiPriority w:val="29"/>
    <w:rsid w:val="009D4763"/>
    <w:rPr>
      <w:i/>
      <w:iCs/>
      <w:color w:val="404040" w:themeColor="text1" w:themeTint="BF"/>
    </w:rPr>
  </w:style>
  <w:style w:type="paragraph" w:styleId="a9">
    <w:name w:val="List Paragraph"/>
    <w:basedOn w:val="a"/>
    <w:uiPriority w:val="34"/>
    <w:qFormat/>
    <w:rsid w:val="009D4763"/>
    <w:pPr>
      <w:ind w:left="720"/>
      <w:contextualSpacing/>
    </w:pPr>
  </w:style>
  <w:style w:type="character" w:styleId="aa">
    <w:name w:val="Intense Emphasis"/>
    <w:basedOn w:val="a0"/>
    <w:uiPriority w:val="21"/>
    <w:qFormat/>
    <w:rsid w:val="009D4763"/>
    <w:rPr>
      <w:i/>
      <w:iCs/>
      <w:color w:val="0F4761" w:themeColor="accent1" w:themeShade="BF"/>
    </w:rPr>
  </w:style>
  <w:style w:type="paragraph" w:styleId="ab">
    <w:name w:val="Intense Quote"/>
    <w:basedOn w:val="a"/>
    <w:next w:val="a"/>
    <w:link w:val="ac"/>
    <w:uiPriority w:val="30"/>
    <w:qFormat/>
    <w:rsid w:val="009D4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D4763"/>
    <w:rPr>
      <w:i/>
      <w:iCs/>
      <w:color w:val="0F4761" w:themeColor="accent1" w:themeShade="BF"/>
    </w:rPr>
  </w:style>
  <w:style w:type="character" w:styleId="ad">
    <w:name w:val="Intense Reference"/>
    <w:basedOn w:val="a0"/>
    <w:uiPriority w:val="32"/>
    <w:qFormat/>
    <w:rsid w:val="009D4763"/>
    <w:rPr>
      <w:b/>
      <w:bCs/>
      <w:smallCaps/>
      <w:color w:val="0F4761" w:themeColor="accent1" w:themeShade="BF"/>
      <w:spacing w:val="5"/>
    </w:rPr>
  </w:style>
  <w:style w:type="paragraph" w:styleId="ae">
    <w:name w:val="Revision"/>
    <w:hidden/>
    <w:uiPriority w:val="99"/>
    <w:semiHidden/>
    <w:rsid w:val="009A3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545</Words>
  <Characters>3108</Characters>
  <Application>Microsoft Office Word</Application>
  <DocSecurity>0</DocSecurity>
  <Lines>25</Lines>
  <Paragraphs>7</Paragraphs>
  <ScaleCrop>false</ScaleCrop>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旺龙 刘</dc:creator>
  <cp:keywords/>
  <dc:description/>
  <cp:lastModifiedBy>旺龙 刘</cp:lastModifiedBy>
  <cp:revision>2</cp:revision>
  <dcterms:created xsi:type="dcterms:W3CDTF">2025-11-10T14:47:00Z</dcterms:created>
  <dcterms:modified xsi:type="dcterms:W3CDTF">2025-11-10T14:57:00Z</dcterms:modified>
</cp:coreProperties>
</file>