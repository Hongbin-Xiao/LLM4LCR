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04AF3" w14:textId="75BF4092" w:rsidR="001F7332" w:rsidRPr="00DF7490" w:rsidRDefault="001F7332" w:rsidP="001F7332">
      <w:pPr>
        <w:rPr>
          <w:rFonts w:hint="eastAsia"/>
          <w:color w:val="FF0000"/>
          <w:rPrChange w:id="0" w:author="旺龙 刘" w:date="2025-11-10T22:47:00Z">
            <w:rPr>
              <w:rFonts w:hint="eastAsia"/>
            </w:rPr>
          </w:rPrChange>
        </w:rPr>
      </w:pPr>
      <w:r>
        <w:rPr>
          <w:rFonts w:hint="eastAsia"/>
        </w:rPr>
        <w:t>电子元件买卖合同</w:t>
      </w:r>
      <w:ins w:id="1" w:author="旺龙 刘" w:date="2025-11-10T22:47:00Z">
        <w:r w:rsidR="00DF7490" w:rsidRPr="00DF7490">
          <w:rPr>
            <w:rFonts w:hint="eastAsia"/>
            <w:color w:val="FF0000"/>
            <w:rPrChange w:id="2" w:author="旺龙 刘" w:date="2025-11-10T22:47:00Z">
              <w:rPr>
                <w:rFonts w:hint="eastAsia"/>
              </w:rPr>
            </w:rPrChange>
          </w:rPr>
          <w:t>（修改时间：6分28秒）</w:t>
        </w:r>
      </w:ins>
    </w:p>
    <w:p w14:paraId="1807FFC1" w14:textId="77777777" w:rsidR="001F7332" w:rsidRDefault="001F7332" w:rsidP="001F7332">
      <w:pPr>
        <w:rPr>
          <w:rFonts w:hint="eastAsia"/>
        </w:rPr>
      </w:pPr>
      <w:r>
        <w:rPr>
          <w:rFonts w:hint="eastAsia"/>
        </w:rPr>
        <w:t>合同编号：HT-XNYJ-2025001（建议填写：年份+项目简称+序号）</w:t>
      </w:r>
    </w:p>
    <w:p w14:paraId="05EB60CA" w14:textId="77777777" w:rsidR="001F7332" w:rsidRDefault="001F7332" w:rsidP="001F7332">
      <w:pPr>
        <w:rPr>
          <w:rFonts w:hint="eastAsia"/>
        </w:rPr>
      </w:pPr>
      <w:r>
        <w:rPr>
          <w:rFonts w:hint="eastAsia"/>
        </w:rPr>
        <w:t>甲方（买方）：华南科技公司</w:t>
      </w:r>
    </w:p>
    <w:p w14:paraId="31ECD869" w14:textId="77777777" w:rsidR="001F7332" w:rsidRDefault="001F7332" w:rsidP="001F7332">
      <w:pPr>
        <w:rPr>
          <w:rFonts w:hint="eastAsia"/>
        </w:rPr>
      </w:pPr>
      <w:r>
        <w:rPr>
          <w:rFonts w:hint="eastAsia"/>
        </w:rPr>
        <w:t>法定代表人：[请填写]统一社会信用代码：[请填写]</w:t>
      </w:r>
    </w:p>
    <w:p w14:paraId="6637025E" w14:textId="77777777" w:rsidR="001F7332" w:rsidRDefault="001F7332" w:rsidP="001F7332">
      <w:pPr>
        <w:rPr>
          <w:rFonts w:hint="eastAsia"/>
        </w:rPr>
      </w:pPr>
      <w:r>
        <w:rPr>
          <w:rFonts w:hint="eastAsia"/>
        </w:rPr>
        <w:t>注册地址：[请填写]联系方式：[请填写]</w:t>
      </w:r>
    </w:p>
    <w:p w14:paraId="6762C243" w14:textId="77777777" w:rsidR="001F7332" w:rsidRDefault="001F7332" w:rsidP="001F7332">
      <w:pPr>
        <w:rPr>
          <w:rFonts w:hint="eastAsia"/>
        </w:rPr>
      </w:pPr>
      <w:r>
        <w:rPr>
          <w:rFonts w:hint="eastAsia"/>
        </w:rPr>
        <w:t>乙方（卖方）：创新材料厂</w:t>
      </w:r>
    </w:p>
    <w:p w14:paraId="52C376AE" w14:textId="77777777" w:rsidR="001F7332" w:rsidRDefault="001F7332" w:rsidP="001F7332">
      <w:pPr>
        <w:rPr>
          <w:rFonts w:hint="eastAsia"/>
        </w:rPr>
      </w:pPr>
      <w:r>
        <w:rPr>
          <w:rFonts w:hint="eastAsia"/>
        </w:rPr>
        <w:t>法定代表人：[请填写]统一社会信用代码：[请填写]</w:t>
      </w:r>
    </w:p>
    <w:p w14:paraId="2FACD218" w14:textId="77777777" w:rsidR="001F7332" w:rsidRDefault="001F7332" w:rsidP="001F7332">
      <w:pPr>
        <w:rPr>
          <w:rFonts w:hint="eastAsia"/>
        </w:rPr>
      </w:pPr>
      <w:r>
        <w:rPr>
          <w:rFonts w:hint="eastAsia"/>
        </w:rPr>
        <w:t>注册地址：[请填写]联系方式：[请填写]</w:t>
      </w:r>
    </w:p>
    <w:p w14:paraId="1404B73E" w14:textId="77777777" w:rsidR="001F7332" w:rsidRDefault="001F7332" w:rsidP="001F7332">
      <w:pPr>
        <w:rPr>
          <w:rFonts w:hint="eastAsia"/>
        </w:rPr>
      </w:pPr>
      <w:r>
        <w:rPr>
          <w:rFonts w:hint="eastAsia"/>
        </w:rPr>
        <w:t>鉴于：1.甲方是依法设立并有效存续的企业法人，具备采购本合同标的物的主体资格和支付能力；2.乙方是依法设立并有效存续的企业法人，具备生产/销售本合同标的物的合法资质；3.双方就甲方向乙方采购电子元件事宜，经平等协商，达成如下协议，以</w:t>
      </w:r>
      <w:proofErr w:type="gramStart"/>
      <w:r>
        <w:rPr>
          <w:rFonts w:hint="eastAsia"/>
        </w:rPr>
        <w:t>兹共同</w:t>
      </w:r>
      <w:proofErr w:type="gramEnd"/>
      <w:r>
        <w:rPr>
          <w:rFonts w:hint="eastAsia"/>
        </w:rPr>
        <w:t>遵守。</w:t>
      </w:r>
    </w:p>
    <w:p w14:paraId="13F674CE" w14:textId="77777777" w:rsidR="001F7332" w:rsidRDefault="001F7332" w:rsidP="001F7332">
      <w:pPr>
        <w:rPr>
          <w:rFonts w:hint="eastAsia"/>
        </w:rPr>
      </w:pPr>
      <w:r>
        <w:rPr>
          <w:rFonts w:hint="eastAsia"/>
        </w:rPr>
        <w:t>第一条 合同主体信息</w:t>
      </w:r>
    </w:p>
    <w:p w14:paraId="70EBCDE9" w14:textId="77777777" w:rsidR="001F7332" w:rsidRDefault="001F7332" w:rsidP="001F7332">
      <w:pPr>
        <w:rPr>
          <w:rFonts w:hint="eastAsia"/>
        </w:rPr>
      </w:pPr>
      <w:r>
        <w:rPr>
          <w:rFonts w:hint="eastAsia"/>
        </w:rPr>
        <w:t>1.1甲方（买方）基本信息：</w:t>
      </w:r>
    </w:p>
    <w:p w14:paraId="21476400" w14:textId="77777777" w:rsidR="001F7332" w:rsidRDefault="001F7332" w:rsidP="001F7332">
      <w:pPr>
        <w:rPr>
          <w:rFonts w:hint="eastAsia"/>
        </w:rPr>
      </w:pPr>
      <w:r>
        <w:rPr>
          <w:rFonts w:hint="eastAsia"/>
        </w:rPr>
        <w:t>1.1.1法定全称：华南科技公司</w:t>
      </w:r>
    </w:p>
    <w:p w14:paraId="4AD40D52" w14:textId="77777777" w:rsidR="001F7332" w:rsidRDefault="001F7332" w:rsidP="001F7332">
      <w:pPr>
        <w:rPr>
          <w:rFonts w:hint="eastAsia"/>
        </w:rPr>
      </w:pPr>
      <w:r>
        <w:rPr>
          <w:rFonts w:hint="eastAsia"/>
        </w:rPr>
        <w:t>1.1.2统一社会信用代码：[与首部信息一致]</w:t>
      </w:r>
    </w:p>
    <w:p w14:paraId="440FDAE8" w14:textId="77777777" w:rsidR="001F7332" w:rsidRDefault="001F7332" w:rsidP="001F7332">
      <w:pPr>
        <w:rPr>
          <w:rFonts w:hint="eastAsia"/>
        </w:rPr>
      </w:pPr>
      <w:r>
        <w:rPr>
          <w:rFonts w:hint="eastAsia"/>
        </w:rPr>
        <w:t>1.1.3法定代表人：[与首部信息一致]</w:t>
      </w:r>
    </w:p>
    <w:p w14:paraId="2F4DC123" w14:textId="77777777" w:rsidR="001F7332" w:rsidRDefault="001F7332" w:rsidP="001F7332">
      <w:pPr>
        <w:rPr>
          <w:rFonts w:hint="eastAsia"/>
        </w:rPr>
      </w:pPr>
      <w:r>
        <w:rPr>
          <w:rFonts w:hint="eastAsia"/>
        </w:rPr>
        <w:t>1.1.4注册地址：[与首部信息一致]</w:t>
      </w:r>
    </w:p>
    <w:p w14:paraId="54F720CC" w14:textId="77777777" w:rsidR="001F7332" w:rsidRDefault="001F7332" w:rsidP="001F7332">
      <w:pPr>
        <w:rPr>
          <w:rFonts w:hint="eastAsia"/>
        </w:rPr>
      </w:pPr>
      <w:r>
        <w:rPr>
          <w:rFonts w:hint="eastAsia"/>
        </w:rPr>
        <w:t>1.2乙方（卖方）基本信息：</w:t>
      </w:r>
    </w:p>
    <w:p w14:paraId="27B21E15" w14:textId="77777777" w:rsidR="001F7332" w:rsidRDefault="001F7332" w:rsidP="001F7332">
      <w:pPr>
        <w:rPr>
          <w:rFonts w:hint="eastAsia"/>
        </w:rPr>
      </w:pPr>
      <w:r>
        <w:rPr>
          <w:rFonts w:hint="eastAsia"/>
        </w:rPr>
        <w:t>1.2.1法定全称：创新材料厂</w:t>
      </w:r>
    </w:p>
    <w:p w14:paraId="7738DBA6" w14:textId="77777777" w:rsidR="001F7332" w:rsidRDefault="001F7332" w:rsidP="001F7332">
      <w:pPr>
        <w:rPr>
          <w:rFonts w:hint="eastAsia"/>
        </w:rPr>
      </w:pPr>
      <w:r>
        <w:rPr>
          <w:rFonts w:hint="eastAsia"/>
        </w:rPr>
        <w:t>1.2.2统一社会信用代码：[与首部信息一致]</w:t>
      </w:r>
    </w:p>
    <w:p w14:paraId="5B4F6F35" w14:textId="77777777" w:rsidR="001F7332" w:rsidRDefault="001F7332" w:rsidP="001F7332">
      <w:pPr>
        <w:rPr>
          <w:rFonts w:hint="eastAsia"/>
        </w:rPr>
      </w:pPr>
      <w:r>
        <w:rPr>
          <w:rFonts w:hint="eastAsia"/>
        </w:rPr>
        <w:t>1.2.3法定代表人：[与首部信息一致]</w:t>
      </w:r>
    </w:p>
    <w:p w14:paraId="116A207E" w14:textId="77777777" w:rsidR="001F7332" w:rsidRDefault="001F7332" w:rsidP="001F7332">
      <w:pPr>
        <w:rPr>
          <w:rFonts w:hint="eastAsia"/>
        </w:rPr>
      </w:pPr>
      <w:r>
        <w:rPr>
          <w:rFonts w:hint="eastAsia"/>
        </w:rPr>
        <w:t>1.2.4注册地址：[与首部信息一致]</w:t>
      </w:r>
    </w:p>
    <w:p w14:paraId="2F6D4C41" w14:textId="77777777" w:rsidR="001F7332" w:rsidRDefault="001F7332" w:rsidP="001F7332">
      <w:pPr>
        <w:rPr>
          <w:rFonts w:hint="eastAsia"/>
        </w:rPr>
      </w:pPr>
      <w:r>
        <w:rPr>
          <w:rFonts w:hint="eastAsia"/>
        </w:rPr>
        <w:t>1.3双方确认，本合同首部载明的主体信息真实有效，作为合同履行的身份依据。如发生信息变更，应提前7个工作日书面通知对方并提供证明文件。</w:t>
      </w:r>
    </w:p>
    <w:p w14:paraId="0F132239" w14:textId="77777777" w:rsidR="001F7332" w:rsidRDefault="001F7332" w:rsidP="001F7332">
      <w:pPr>
        <w:rPr>
          <w:rFonts w:hint="eastAsia"/>
        </w:rPr>
      </w:pPr>
      <w:r>
        <w:rPr>
          <w:rFonts w:hint="eastAsia"/>
        </w:rPr>
        <w:t>第二条 标的物与技术要求</w:t>
      </w:r>
    </w:p>
    <w:p w14:paraId="6C14988E" w14:textId="77777777" w:rsidR="001F7332" w:rsidRDefault="001F7332" w:rsidP="001F7332">
      <w:pPr>
        <w:rPr>
          <w:rFonts w:hint="eastAsia"/>
        </w:rPr>
      </w:pPr>
      <w:r>
        <w:rPr>
          <w:rFonts w:hint="eastAsia"/>
        </w:rPr>
        <w:t>2.1乙方应向甲方交付电子元件（型号：XYZ-2025，数量：10000件）及配套技术服务（包括但不限于产品安装指导、使用培训、技术参数说明）。具体交付清单见附件一《标的物明细》。</w:t>
      </w:r>
    </w:p>
    <w:p w14:paraId="6D2D7419" w14:textId="77777777" w:rsidR="001F7332" w:rsidRDefault="001F7332" w:rsidP="001F7332">
      <w:pPr>
        <w:rPr>
          <w:rFonts w:hint="eastAsia"/>
        </w:rPr>
      </w:pPr>
      <w:r>
        <w:rPr>
          <w:rFonts w:hint="eastAsia"/>
        </w:rPr>
        <w:t>2.2标的物的技术规格和性能要求以双方签字确认的《技术规格书》（附件二）为准，该附件为本合同不可分割部分。</w:t>
      </w:r>
    </w:p>
    <w:p w14:paraId="03CBCE4F" w14:textId="77777777" w:rsidR="001F7332" w:rsidRDefault="001F7332" w:rsidP="001F7332">
      <w:pPr>
        <w:rPr>
          <w:rFonts w:hint="eastAsia"/>
        </w:rPr>
      </w:pPr>
      <w:r>
        <w:rPr>
          <w:rFonts w:hint="eastAsia"/>
        </w:rPr>
        <w:t>2.3乙方保证标的物符合GB/T [具体标准号]国家标准及附件二《技术规格书》要求，并随货提供产品合格证、质量检测报告等证明文件。</w:t>
      </w:r>
    </w:p>
    <w:p w14:paraId="3CB65D7A" w14:textId="77777777" w:rsidR="001F7332" w:rsidRDefault="001F7332" w:rsidP="001F7332">
      <w:pPr>
        <w:rPr>
          <w:rFonts w:hint="eastAsia"/>
        </w:rPr>
      </w:pPr>
      <w:r>
        <w:rPr>
          <w:rFonts w:hint="eastAsia"/>
        </w:rPr>
        <w:t>第三条 合同总价与支付</w:t>
      </w:r>
    </w:p>
    <w:p w14:paraId="3B2CF4AD" w14:textId="44CC8A9F" w:rsidR="001F7332" w:rsidRDefault="001F7332" w:rsidP="001F7332">
      <w:pPr>
        <w:rPr>
          <w:rFonts w:hint="eastAsia"/>
        </w:rPr>
      </w:pPr>
      <w:r>
        <w:rPr>
          <w:rFonts w:hint="eastAsia"/>
        </w:rPr>
        <w:t xml:space="preserve">3.1 </w:t>
      </w:r>
      <w:ins w:id="3" w:author="旺龙 刘" w:date="2025-11-10T22:41:00Z">
        <w:r w:rsidR="00DF7490" w:rsidRPr="00DF7490">
          <w:t xml:space="preserve">3.1 </w:t>
        </w:r>
      </w:ins>
      <w:ins w:id="4" w:author="旺龙 刘" w:date="2025-11-10T22:46:00Z">
        <w:r w:rsidR="00DF7490" w:rsidRPr="00DF7490">
          <w:t>本合同总价为人民币贰佰万元整（¥2,000,000.00），该价格为含税价（或不含税价），包含/不包含增值税及其他一切税费。如为不含税价，甲方应另行承担依法应缴纳的增值税，税率为__%</w:t>
        </w:r>
      </w:ins>
      <w:ins w:id="5" w:author="旺龙 刘" w:date="2025-11-10T22:41:00Z">
        <w:r w:rsidR="00DF7490" w:rsidRPr="00DF7490">
          <w:t>，已包含电子元件的货款、包装费、运输费、装卸费、保险费（如有）、以及第二条2.1款所述配套技术服务（包括产品安装指导、使用培训、技术参数说明）的全部费用。除本合同另有约定外，甲方无需就本合同项下标的物及相关服务向乙方支付任何其他费用。</w:t>
        </w:r>
      </w:ins>
      <w:del w:id="6" w:author="旺龙 刘" w:date="2025-11-10T22:41:00Z">
        <w:r w:rsidDel="00DF7490">
          <w:rPr>
            <w:rFonts w:hint="eastAsia"/>
          </w:rPr>
          <w:delText>本合同总价为人民币贰佰万元整（¥2,000,000.00）</w:delText>
        </w:r>
      </w:del>
      <w:r>
        <w:rPr>
          <w:rFonts w:hint="eastAsia"/>
        </w:rPr>
        <w:t>。</w:t>
      </w:r>
    </w:p>
    <w:p w14:paraId="46B36524" w14:textId="77777777" w:rsidR="001F7332" w:rsidRDefault="001F7332" w:rsidP="001F7332">
      <w:pPr>
        <w:rPr>
          <w:rFonts w:hint="eastAsia"/>
        </w:rPr>
      </w:pPr>
      <w:r>
        <w:rPr>
          <w:rFonts w:hint="eastAsia"/>
        </w:rPr>
        <w:t>3.2定金：甲方应在本合同签订后5个工作日内支付定金人民币伍拾万元整（¥500,000.00）。若甲方违约，定金不予退还；若乙方违约，应双倍返还定金。定金可冲抵合同价款。</w:t>
      </w:r>
    </w:p>
    <w:p w14:paraId="6B3BFD2D" w14:textId="77777777" w:rsidR="001F7332" w:rsidRDefault="001F7332" w:rsidP="001F7332">
      <w:pPr>
        <w:rPr>
          <w:rFonts w:hint="eastAsia"/>
        </w:rPr>
      </w:pPr>
      <w:r>
        <w:rPr>
          <w:rFonts w:hint="eastAsia"/>
        </w:rPr>
        <w:t>3.3剩余款项：甲方应在货物验收合格后15个工作日内支付剩余货款人民币壹佰伍拾万元整（¥1,500,000.00）。</w:t>
      </w:r>
    </w:p>
    <w:p w14:paraId="776CA526" w14:textId="77777777" w:rsidR="001F7332" w:rsidRDefault="001F7332" w:rsidP="001F7332">
      <w:pPr>
        <w:rPr>
          <w:ins w:id="7" w:author="旺龙 刘" w:date="2025-11-10T22:44:00Z"/>
        </w:rPr>
      </w:pPr>
      <w:r>
        <w:rPr>
          <w:rFonts w:hint="eastAsia"/>
        </w:rPr>
        <w:t>3.4乙方收款账户信息：户名：创新材料厂，开户行：[请填写具体银行名称及支行]，账号：[请填写具体账号]。如账户信息变更，乙方应提前3个工作日书面通知甲方。</w:t>
      </w:r>
    </w:p>
    <w:p w14:paraId="09B2D258" w14:textId="5A0D9ED3" w:rsidR="00DF7490" w:rsidRDefault="00DF7490" w:rsidP="001F7332">
      <w:pPr>
        <w:rPr>
          <w:ins w:id="8" w:author="旺龙 刘" w:date="2025-11-10T22:45:00Z"/>
        </w:rPr>
      </w:pPr>
      <w:ins w:id="9" w:author="旺龙 刘" w:date="2025-11-10T22:45:00Z">
        <w:r>
          <w:rPr>
            <w:rFonts w:hint="eastAsia"/>
          </w:rPr>
          <w:lastRenderedPageBreak/>
          <w:t>3.5</w:t>
        </w:r>
      </w:ins>
      <w:ins w:id="10" w:author="旺龙 刘" w:date="2025-11-10T22:44:00Z">
        <w:r w:rsidRPr="00DF7490">
          <w:t xml:space="preserve"> 合同签订后5个工作日内，甲方向乙方支付定金50万元</w:t>
        </w:r>
      </w:ins>
      <w:ins w:id="11" w:author="旺龙 刘" w:date="2025-11-10T22:45:00Z">
        <w:r>
          <w:rPr>
            <w:rFonts w:hint="eastAsia"/>
          </w:rPr>
          <w:t>.</w:t>
        </w:r>
      </w:ins>
    </w:p>
    <w:p w14:paraId="37EE1D33" w14:textId="0254C915" w:rsidR="00DF7490" w:rsidRDefault="00DF7490" w:rsidP="001F7332">
      <w:pPr>
        <w:rPr>
          <w:rFonts w:hint="eastAsia"/>
        </w:rPr>
      </w:pPr>
      <w:ins w:id="12" w:author="旺龙 刘" w:date="2025-11-10T22:45:00Z">
        <w:r>
          <w:rPr>
            <w:rFonts w:hint="eastAsia"/>
          </w:rPr>
          <w:t>3.6</w:t>
        </w:r>
      </w:ins>
      <w:ins w:id="13" w:author="旺龙 刘" w:date="2025-11-10T22:44:00Z">
        <w:r w:rsidRPr="00DF7490">
          <w:t xml:space="preserve"> 货物验收合格后15个工作日内，甲方向乙方支付剩余货款150万元。</w:t>
        </w:r>
      </w:ins>
    </w:p>
    <w:p w14:paraId="1E08A21C" w14:textId="77777777" w:rsidR="001F7332" w:rsidRDefault="001F7332" w:rsidP="001F7332">
      <w:pPr>
        <w:rPr>
          <w:rFonts w:hint="eastAsia"/>
        </w:rPr>
      </w:pPr>
      <w:r>
        <w:rPr>
          <w:rFonts w:hint="eastAsia"/>
        </w:rPr>
        <w:t>第四条 交付与验收</w:t>
      </w:r>
    </w:p>
    <w:p w14:paraId="4C3FD706" w14:textId="77777777" w:rsidR="001F7332" w:rsidRDefault="001F7332" w:rsidP="001F7332">
      <w:pPr>
        <w:rPr>
          <w:rFonts w:hint="eastAsia"/>
        </w:rPr>
      </w:pPr>
      <w:r>
        <w:rPr>
          <w:rFonts w:hint="eastAsia"/>
        </w:rPr>
        <w:t>4.1交付时间：乙方应于本合同签订后30个工作日内完成全部货物交付。</w:t>
      </w:r>
    </w:p>
    <w:p w14:paraId="4828ECA0" w14:textId="77777777" w:rsidR="001F7332" w:rsidRDefault="001F7332" w:rsidP="001F7332">
      <w:pPr>
        <w:rPr>
          <w:rFonts w:hint="eastAsia"/>
        </w:rPr>
      </w:pPr>
      <w:r>
        <w:rPr>
          <w:rFonts w:hint="eastAsia"/>
        </w:rPr>
        <w:t>4.2交付地点：甲方指定地点（详细地址：[请填写具体地址]）。若需变更地点，甲方应提前5个工作日书面通知乙方。</w:t>
      </w:r>
    </w:p>
    <w:p w14:paraId="650AA218" w14:textId="77777777" w:rsidR="001F7332" w:rsidRDefault="001F7332" w:rsidP="001F7332">
      <w:pPr>
        <w:rPr>
          <w:rFonts w:hint="eastAsia"/>
        </w:rPr>
      </w:pPr>
      <w:r>
        <w:rPr>
          <w:rFonts w:hint="eastAsia"/>
        </w:rPr>
        <w:t>4.3 交付方式：乙方送货上门。</w:t>
      </w:r>
    </w:p>
    <w:p w14:paraId="63F9691B" w14:textId="5EA02BDD" w:rsidR="001F7332" w:rsidRDefault="001F7332" w:rsidP="001F7332">
      <w:pPr>
        <w:rPr>
          <w:rFonts w:hint="eastAsia"/>
        </w:rPr>
      </w:pPr>
      <w:r>
        <w:rPr>
          <w:rFonts w:hint="eastAsia"/>
        </w:rPr>
        <w:t>4.4</w:t>
      </w:r>
      <w:ins w:id="14" w:author="旺龙 刘" w:date="2025-11-10T22:42:00Z">
        <w:r w:rsidR="00DF7490" w:rsidRPr="00DF7490">
          <w:t>验收标准：依据附件二《技术规格书》及GB/T [具体标准号]执行。验收过程中，如货物存在质量、数量、规格或技术参数与合同约定不符的情形，甲方有权拒收，并应向乙方出具书面验收不合格意见。乙方应在收到该书面意见后7日内对货物进行修改、更换或采取其他补救措施，并重新向甲方申请验收。若第二次验收仍未通过，甲方有权解除本合同，乙方应返还甲方已支付的全部款项，并按本合同第十条承担违约责任。</w:t>
        </w:r>
      </w:ins>
      <w:del w:id="15" w:author="旺龙 刘" w:date="2025-11-10T22:42:00Z">
        <w:r w:rsidDel="00DF7490">
          <w:rPr>
            <w:rFonts w:hint="eastAsia"/>
          </w:rPr>
          <w:delText>验收标准：依据附件二《技术规格书》及GB/T [具体标准号]执行。验收不合格的，甲方有权拒收并要求乙方在7日内更换合格产品。</w:delText>
        </w:r>
      </w:del>
    </w:p>
    <w:p w14:paraId="72420A58" w14:textId="4FAB6FA7" w:rsidR="001F7332" w:rsidRDefault="001F7332" w:rsidP="001F7332">
      <w:pPr>
        <w:rPr>
          <w:rFonts w:hint="eastAsia"/>
        </w:rPr>
      </w:pPr>
      <w:r>
        <w:rPr>
          <w:rFonts w:hint="eastAsia"/>
        </w:rPr>
        <w:t>4.5 验收期限：甲方应在收到货物后5个工作日内完成验收。</w:t>
      </w:r>
      <w:ins w:id="16" w:author="旺龙 刘" w:date="2025-11-10T22:42:00Z">
        <w:r w:rsidR="00DF7490" w:rsidRPr="00DF7490">
          <w:t>甲方未在验收期限内提出书面异议的，视为验收合格；但不影响甲方在质量保证期内依据第六条主张权利。</w:t>
        </w:r>
      </w:ins>
    </w:p>
    <w:p w14:paraId="6A93D47E" w14:textId="77777777" w:rsidR="001F7332" w:rsidRDefault="001F7332" w:rsidP="001F7332">
      <w:pPr>
        <w:rPr>
          <w:rFonts w:hint="eastAsia"/>
        </w:rPr>
      </w:pPr>
      <w:r>
        <w:rPr>
          <w:rFonts w:hint="eastAsia"/>
        </w:rPr>
        <w:t>第五条 包装、运输与风险转移</w:t>
      </w:r>
    </w:p>
    <w:p w14:paraId="444BCFCC" w14:textId="77777777" w:rsidR="001F7332" w:rsidRDefault="001F7332" w:rsidP="001F7332">
      <w:pPr>
        <w:rPr>
          <w:rFonts w:hint="eastAsia"/>
        </w:rPr>
      </w:pPr>
      <w:r>
        <w:rPr>
          <w:rFonts w:hint="eastAsia"/>
        </w:rPr>
        <w:t>5.1包装标准：采用防潮、防震、防静电包装，每件产品附合格证，外包装标明产品名称、型号、数量、批次及乙方名称。</w:t>
      </w:r>
    </w:p>
    <w:p w14:paraId="2B6F9FC6" w14:textId="7B3D581F" w:rsidR="001F7332" w:rsidDel="00DF7490" w:rsidRDefault="001F7332" w:rsidP="001F7332">
      <w:pPr>
        <w:rPr>
          <w:del w:id="17" w:author="旺龙 刘" w:date="2025-11-10T22:42:00Z"/>
          <w:rFonts w:hint="eastAsia"/>
        </w:rPr>
      </w:pPr>
      <w:del w:id="18" w:author="旺龙 刘" w:date="2025-11-10T22:42:00Z">
        <w:r w:rsidDel="00DF7490">
          <w:rPr>
            <w:rFonts w:hint="eastAsia"/>
          </w:rPr>
          <w:delText>5.2 运输费用：由乙方承担。</w:delText>
        </w:r>
      </w:del>
    </w:p>
    <w:p w14:paraId="74514086" w14:textId="6B1A5D85" w:rsidR="001F7332" w:rsidRDefault="001F7332" w:rsidP="001F7332">
      <w:pPr>
        <w:rPr>
          <w:rFonts w:hint="eastAsia"/>
        </w:rPr>
      </w:pPr>
      <w:r>
        <w:rPr>
          <w:rFonts w:hint="eastAsia"/>
        </w:rPr>
        <w:t>5.</w:t>
      </w:r>
      <w:del w:id="19" w:author="旺龙 刘" w:date="2025-11-10T22:42:00Z">
        <w:r w:rsidDel="00DF7490">
          <w:rPr>
            <w:rFonts w:hint="eastAsia"/>
          </w:rPr>
          <w:delText xml:space="preserve">3 </w:delText>
        </w:r>
      </w:del>
      <w:ins w:id="20" w:author="旺龙 刘" w:date="2025-11-10T22:42:00Z">
        <w:r w:rsidR="00DF7490">
          <w:rPr>
            <w:rFonts w:hint="eastAsia"/>
          </w:rPr>
          <w:t>2</w:t>
        </w:r>
        <w:r w:rsidR="00DF7490">
          <w:rPr>
            <w:rFonts w:hint="eastAsia"/>
          </w:rPr>
          <w:t xml:space="preserve"> </w:t>
        </w:r>
      </w:ins>
      <w:r>
        <w:rPr>
          <w:rFonts w:hint="eastAsia"/>
        </w:rPr>
        <w:t>风险转移：货物毁损、灭失的风险自货物交付给甲方时转移。</w:t>
      </w:r>
    </w:p>
    <w:p w14:paraId="6C254D76" w14:textId="77777777" w:rsidR="001F7332" w:rsidRDefault="001F7332" w:rsidP="001F7332">
      <w:pPr>
        <w:rPr>
          <w:rFonts w:hint="eastAsia"/>
        </w:rPr>
      </w:pPr>
      <w:r>
        <w:rPr>
          <w:rFonts w:hint="eastAsia"/>
        </w:rPr>
        <w:t>第六条 质量保证与售后服务</w:t>
      </w:r>
    </w:p>
    <w:p w14:paraId="6E19A093" w14:textId="77777777" w:rsidR="001F7332" w:rsidRDefault="001F7332" w:rsidP="001F7332">
      <w:pPr>
        <w:rPr>
          <w:rFonts w:hint="eastAsia"/>
        </w:rPr>
      </w:pPr>
      <w:r>
        <w:rPr>
          <w:rFonts w:hint="eastAsia"/>
        </w:rPr>
        <w:t>6.1质量保证期：自甲方验收合格之日起计算12个月。</w:t>
      </w:r>
    </w:p>
    <w:p w14:paraId="68321937" w14:textId="77777777" w:rsidR="001F7332" w:rsidRDefault="001F7332" w:rsidP="001F7332">
      <w:pPr>
        <w:rPr>
          <w:rFonts w:hint="eastAsia"/>
        </w:rPr>
      </w:pPr>
      <w:r>
        <w:rPr>
          <w:rFonts w:hint="eastAsia"/>
        </w:rPr>
        <w:t>6.2质保期内出现质量问题，乙方应在收到通知后48小时内响应，7日内完成免费维修或更换；无法修复的，甲方有权解除合同并要求返还已付款项。</w:t>
      </w:r>
    </w:p>
    <w:p w14:paraId="64FE4FE2" w14:textId="77777777" w:rsidR="001F7332" w:rsidRDefault="001F7332" w:rsidP="001F7332">
      <w:pPr>
        <w:rPr>
          <w:rFonts w:hint="eastAsia"/>
        </w:rPr>
      </w:pPr>
      <w:r>
        <w:rPr>
          <w:rFonts w:hint="eastAsia"/>
        </w:rPr>
        <w:t>第七条 知识产权</w:t>
      </w:r>
    </w:p>
    <w:p w14:paraId="0B4B8971" w14:textId="77777777" w:rsidR="001F7332" w:rsidRDefault="001F7332" w:rsidP="001F7332">
      <w:pPr>
        <w:rPr>
          <w:rFonts w:hint="eastAsia"/>
        </w:rPr>
      </w:pPr>
      <w:r>
        <w:rPr>
          <w:rFonts w:hint="eastAsia"/>
        </w:rPr>
        <w:t>7.1乙方保证交付的货物及相关技术不侵犯任何第三方知识产权，如发生侵权纠纷，由乙方承担全部责任（包括但不限于赔偿损失、支付诉讼费、律师费）。</w:t>
      </w:r>
    </w:p>
    <w:p w14:paraId="6BE45C96" w14:textId="77777777" w:rsidR="001F7332" w:rsidRDefault="001F7332" w:rsidP="001F7332">
      <w:pPr>
        <w:rPr>
          <w:rFonts w:hint="eastAsia"/>
        </w:rPr>
      </w:pPr>
      <w:r>
        <w:rPr>
          <w:rFonts w:hint="eastAsia"/>
        </w:rPr>
        <w:t>第八条 保密义务</w:t>
      </w:r>
    </w:p>
    <w:p w14:paraId="17014510" w14:textId="77777777" w:rsidR="00DF7490" w:rsidRDefault="001F7332" w:rsidP="001F7332">
      <w:pPr>
        <w:rPr>
          <w:ins w:id="21" w:author="旺龙 刘" w:date="2025-11-10T22:42:00Z"/>
        </w:rPr>
      </w:pPr>
      <w:del w:id="22" w:author="旺龙 刘" w:date="2025-11-10T22:42:00Z">
        <w:r w:rsidDel="00DF7490">
          <w:rPr>
            <w:rFonts w:hint="eastAsia"/>
          </w:rPr>
          <w:delText>8.1</w:delText>
        </w:r>
      </w:del>
      <w:ins w:id="23" w:author="旺龙 刘" w:date="2025-11-10T22:42:00Z">
        <w:r w:rsidR="00DF7490" w:rsidRPr="00DF7490">
          <w:t>8.1 本合同所称‘保密信息’是指任何一方及其关联企业在本合同签订及履行过程中向对方披露的、不为公众所知悉、能为权利人带来经济利益、具有实用性并经权利人采取保密措施的技术信息、经营信息及其他商业信息，包括但不限于技术方案、产品设计、客户名单、采购价格、成本结构、财务数据、合同条款及履行细节等。</w:t>
        </w:r>
      </w:ins>
    </w:p>
    <w:p w14:paraId="4FEAB95C" w14:textId="77777777" w:rsidR="00DF7490" w:rsidRDefault="00DF7490" w:rsidP="001F7332">
      <w:pPr>
        <w:rPr>
          <w:ins w:id="24" w:author="旺龙 刘" w:date="2025-11-10T22:42:00Z"/>
        </w:rPr>
      </w:pPr>
      <w:ins w:id="25" w:author="旺龙 刘" w:date="2025-11-10T22:42:00Z">
        <w:r w:rsidRPr="00DF7490">
          <w:t xml:space="preserve">8.2 双方及其各自的董事、监事、高级管理人员、雇员、代理人、顾问、承包商及其他有必要知悉该等信息的相关人员（统称‘相关人员’），均负有保密义务，不得向任何第三方披露保密信息，亦不得将保密信息用于本合同以外的任何目的。 </w:t>
        </w:r>
      </w:ins>
    </w:p>
    <w:p w14:paraId="6078B4FD" w14:textId="77777777" w:rsidR="00DF7490" w:rsidRDefault="00DF7490" w:rsidP="001F7332">
      <w:pPr>
        <w:rPr>
          <w:ins w:id="26" w:author="旺龙 刘" w:date="2025-11-10T22:42:00Z"/>
        </w:rPr>
      </w:pPr>
      <w:ins w:id="27" w:author="旺龙 刘" w:date="2025-11-10T22:42:00Z">
        <w:r w:rsidRPr="00DF7490">
          <w:t xml:space="preserve">8.3 保密义务自本合同生效之日起生效，持续至保密信息依法进入公有领域之日止，但无论如何，保密期限不少于合同终止或解除后【3】年。 </w:t>
        </w:r>
      </w:ins>
    </w:p>
    <w:p w14:paraId="55E333FB" w14:textId="77777777" w:rsidR="00DF7490" w:rsidRDefault="00DF7490" w:rsidP="001F7332">
      <w:pPr>
        <w:rPr>
          <w:ins w:id="28" w:author="旺龙 刘" w:date="2025-11-10T22:43:00Z"/>
        </w:rPr>
      </w:pPr>
      <w:ins w:id="29" w:author="旺龙 刘" w:date="2025-11-10T22:42:00Z">
        <w:r w:rsidRPr="00DF7490">
          <w:t xml:space="preserve">8.4 本合同无论因何原因被认定为无效、被撤销或终止，均不影响本保密条款的效力，双方仍应继续履行保密义务。 </w:t>
        </w:r>
      </w:ins>
    </w:p>
    <w:p w14:paraId="32C0CA99" w14:textId="55A92AFE" w:rsidR="001F7332" w:rsidRDefault="00DF7490" w:rsidP="001F7332">
      <w:pPr>
        <w:rPr>
          <w:rFonts w:hint="eastAsia"/>
        </w:rPr>
      </w:pPr>
      <w:ins w:id="30" w:author="旺龙 刘" w:date="2025-11-10T22:42:00Z">
        <w:r w:rsidRPr="00DF7490">
          <w:t>8.5 法律法规要求披露或司法/行政机关依法调取的，</w:t>
        </w:r>
        <w:proofErr w:type="gramStart"/>
        <w:r w:rsidRPr="00DF7490">
          <w:t>不</w:t>
        </w:r>
        <w:proofErr w:type="gramEnd"/>
        <w:r w:rsidRPr="00DF7490">
          <w:t>视为违反保密义务，但披露方应在法律允许的范围内提前通知对方，并</w:t>
        </w:r>
        <w:proofErr w:type="gramStart"/>
        <w:r w:rsidRPr="00DF7490">
          <w:t>尽合理</w:t>
        </w:r>
        <w:proofErr w:type="gramEnd"/>
        <w:r w:rsidRPr="00DF7490">
          <w:t>努力限制披露范围。</w:t>
        </w:r>
      </w:ins>
      <w:del w:id="31" w:author="旺龙 刘" w:date="2025-11-10T22:42:00Z">
        <w:r w:rsidR="001F7332" w:rsidDel="00DF7490">
          <w:rPr>
            <w:rFonts w:hint="eastAsia"/>
          </w:rPr>
          <w:delText>双方应对本合同内容及履行过程中知悉的对方商业秘密（包括技术信息、客户资料、财务数据等）承担保密义务，保密期限为合同终止后3年。</w:delText>
        </w:r>
      </w:del>
    </w:p>
    <w:p w14:paraId="29291CD6" w14:textId="77777777" w:rsidR="001F7332" w:rsidRDefault="001F7332" w:rsidP="001F7332">
      <w:pPr>
        <w:rPr>
          <w:rFonts w:hint="eastAsia"/>
        </w:rPr>
      </w:pPr>
      <w:r>
        <w:rPr>
          <w:rFonts w:hint="eastAsia"/>
        </w:rPr>
        <w:t>第九条 不可抗力</w:t>
      </w:r>
    </w:p>
    <w:p w14:paraId="17A41739" w14:textId="77777777" w:rsidR="00DF7490" w:rsidRDefault="001F7332" w:rsidP="00DF7490">
      <w:pPr>
        <w:rPr>
          <w:ins w:id="32" w:author="旺龙 刘" w:date="2025-11-10T22:43:00Z"/>
        </w:rPr>
      </w:pPr>
      <w:del w:id="33" w:author="旺龙 刘" w:date="2025-11-10T22:43:00Z">
        <w:r w:rsidDel="00DF7490">
          <w:rPr>
            <w:rFonts w:hint="eastAsia"/>
          </w:rPr>
          <w:delText>9.1</w:delText>
        </w:r>
      </w:del>
      <w:ins w:id="34" w:author="旺龙 刘" w:date="2025-11-10T22:43:00Z">
        <w:r w:rsidR="00DF7490" w:rsidRPr="00DF7490">
          <w:t xml:space="preserve">9.1 本合同所称不可抗力，是指本合同生效后发生的、在订立合同时不能预见、不能避免且不能克服的客观事件，包括但不限于地震、台风、洪水、火灾、战争、暴乱、政府行为（如征收、禁令、出口/进口限制）、重大疫情、流行病、国际或国内运输中断、能源供应中断，以及依据中国法律或国际商业惯例普遍认可的其他不可抗力事件。 </w:t>
        </w:r>
      </w:ins>
    </w:p>
    <w:p w14:paraId="03E704C2" w14:textId="77777777" w:rsidR="00DF7490" w:rsidRDefault="00DF7490" w:rsidP="00DF7490">
      <w:pPr>
        <w:rPr>
          <w:ins w:id="35" w:author="旺龙 刘" w:date="2025-11-10T22:43:00Z"/>
        </w:rPr>
      </w:pPr>
      <w:ins w:id="36" w:author="旺龙 刘" w:date="2025-11-10T22:43:00Z">
        <w:r w:rsidRPr="00DF7490">
          <w:lastRenderedPageBreak/>
          <w:t xml:space="preserve">9.2 声称遭受不可抗力影响的一方应立即（原则上不超过48小时）以书面形式通知对方，并在不可抗力发生之日起15日内向对方提供由相关政府部门、行业协会或权威第三方机构出具的不可抗力事件及其持续时间的有效证明。未能及时通知或提供证明的，无权主张免责。 </w:t>
        </w:r>
      </w:ins>
    </w:p>
    <w:p w14:paraId="523F1785" w14:textId="77777777" w:rsidR="00DF7490" w:rsidRDefault="00DF7490" w:rsidP="00DF7490">
      <w:pPr>
        <w:rPr>
          <w:ins w:id="37" w:author="旺龙 刘" w:date="2025-11-10T22:43:00Z"/>
        </w:rPr>
      </w:pPr>
      <w:ins w:id="38" w:author="旺龙 刘" w:date="2025-11-10T22:43:00Z">
        <w:r w:rsidRPr="00DF7490">
          <w:t xml:space="preserve">9.3 若不可抗力导致一方无法履行合同义务，该方可根据不可抗力的影响程度，在受影响期间内中止履行相应义务，且不承担违约责任；但若不可抗力持续超过30日，任何一方均有权书面通知对方解除本合同，合同自通知送达之日起解除，双方互不承担违约责任。 </w:t>
        </w:r>
      </w:ins>
    </w:p>
    <w:p w14:paraId="2943FBA2" w14:textId="46DE1E59" w:rsidR="001F7332" w:rsidDel="00DF7490" w:rsidRDefault="00DF7490" w:rsidP="00DF7490">
      <w:pPr>
        <w:rPr>
          <w:del w:id="39" w:author="旺龙 刘" w:date="2025-11-10T22:43:00Z"/>
          <w:rFonts w:hint="eastAsia"/>
        </w:rPr>
      </w:pPr>
      <w:ins w:id="40" w:author="旺龙 刘" w:date="2025-11-10T22:43:00Z">
        <w:r w:rsidRPr="00DF7490">
          <w:t>9.4 合同解除后，乙方应退还甲方已支付但对应未交付货物的款项；对于已交付且验收合格的部分，甲方应按约支付相应价款。因不可抗力造成的其他损失，由各方自行承担，但各方应本着诚实信用原则，采取一切合理措施减轻损失。</w:t>
        </w:r>
      </w:ins>
      <w:del w:id="41" w:author="旺龙 刘" w:date="2025-11-10T22:43:00Z">
        <w:r w:rsidR="001F7332" w:rsidDel="00DF7490">
          <w:rPr>
            <w:rFonts w:hint="eastAsia"/>
          </w:rPr>
          <w:delText>不可抗力是指不能预见、不能避免且不能克服的客观情况。发生不可抗力的一方应立即通知对方，并在15日内提供有效证明，根据影响程度部分或全部免除责任。</w:delText>
        </w:r>
      </w:del>
    </w:p>
    <w:p w14:paraId="3019510A" w14:textId="71CDACD5" w:rsidR="001F7332" w:rsidRDefault="001F7332" w:rsidP="00DF7490">
      <w:pPr>
        <w:rPr>
          <w:rFonts w:hint="eastAsia"/>
        </w:rPr>
      </w:pPr>
      <w:r>
        <w:rPr>
          <w:rFonts w:hint="eastAsia"/>
        </w:rPr>
        <w:t>第十条 违约责任</w:t>
      </w:r>
    </w:p>
    <w:p w14:paraId="5646C8A5" w14:textId="1E6D2686" w:rsidR="001F7332" w:rsidRDefault="001F7332" w:rsidP="001F7332">
      <w:pPr>
        <w:rPr>
          <w:rFonts w:hint="eastAsia"/>
        </w:rPr>
      </w:pPr>
      <w:r>
        <w:rPr>
          <w:rFonts w:hint="eastAsia"/>
        </w:rPr>
        <w:t>10.1甲方逾期付款的，每逾期一日按未付金额的0.</w:t>
      </w:r>
      <w:del w:id="42" w:author="旺龙 刘" w:date="2025-11-10T22:46:00Z">
        <w:r w:rsidDel="00DF7490">
          <w:rPr>
            <w:rFonts w:hint="eastAsia"/>
          </w:rPr>
          <w:delText>05</w:delText>
        </w:r>
      </w:del>
      <w:ins w:id="43" w:author="旺龙 刘" w:date="2025-11-10T22:46:00Z">
        <w:r w:rsidR="00DF7490">
          <w:rPr>
            <w:rFonts w:hint="eastAsia"/>
          </w:rPr>
          <w:t>0</w:t>
        </w:r>
        <w:r w:rsidR="00DF7490">
          <w:rPr>
            <w:rFonts w:hint="eastAsia"/>
          </w:rPr>
          <w:t>3</w:t>
        </w:r>
      </w:ins>
      <w:r>
        <w:rPr>
          <w:rFonts w:hint="eastAsia"/>
        </w:rPr>
        <w:t>%支付违约金；逾期超过15日，乙方有权解除合同。</w:t>
      </w:r>
    </w:p>
    <w:p w14:paraId="748C3DE0" w14:textId="0285E144" w:rsidR="001F7332" w:rsidRDefault="001F7332" w:rsidP="001F7332">
      <w:pPr>
        <w:rPr>
          <w:ins w:id="44" w:author="旺龙 刘" w:date="2025-11-10T22:43:00Z"/>
        </w:rPr>
      </w:pPr>
      <w:r>
        <w:rPr>
          <w:rFonts w:hint="eastAsia"/>
        </w:rPr>
        <w:t>10.2</w:t>
      </w:r>
      <w:ins w:id="45" w:author="旺龙 刘" w:date="2025-11-10T22:43:00Z">
        <w:r w:rsidR="00DF7490" w:rsidRPr="00DF7490">
          <w:t>质量不合格且无法修复的，乙方应返还甲方已付款项，并赔偿甲方因此遭受的全部损失，包括但不限于直接损失、间接损失（如预期利润损失、停产损失）、合理的律师费、差旅费</w:t>
        </w:r>
        <w:proofErr w:type="gramStart"/>
        <w:r w:rsidR="00DF7490" w:rsidRPr="00DF7490">
          <w:t>及其他维权</w:t>
        </w:r>
        <w:proofErr w:type="gramEnd"/>
        <w:r w:rsidR="00DF7490" w:rsidRPr="00DF7490">
          <w:t>费用。</w:t>
        </w:r>
      </w:ins>
      <w:del w:id="46" w:author="旺龙 刘" w:date="2025-11-10T22:43:00Z">
        <w:r w:rsidDel="00DF7490">
          <w:rPr>
            <w:rFonts w:hint="eastAsia"/>
          </w:rPr>
          <w:delText>乙方逾期交付的，每逾期一日按合同总价的0.05%支付违约金；质量不合格且无法修复的，应返还已付款并赔偿甲方实际损失。</w:delText>
        </w:r>
      </w:del>
    </w:p>
    <w:p w14:paraId="17EE46CA" w14:textId="2BC212FF" w:rsidR="00DF7490" w:rsidRDefault="00DF7490" w:rsidP="001F7332">
      <w:pPr>
        <w:rPr>
          <w:rFonts w:hint="eastAsia"/>
        </w:rPr>
      </w:pPr>
      <w:ins w:id="47" w:author="旺龙 刘" w:date="2025-11-10T22:43:00Z">
        <w:r>
          <w:rPr>
            <w:rFonts w:hint="eastAsia"/>
          </w:rPr>
          <w:t>10.3</w:t>
        </w:r>
        <w:r w:rsidRPr="00DF7490">
          <w:t>本合同所称‘损失’包括直接损失与可合理预见的间接损失，具体包括但不限于预期利益损失、停工停产损失、第三方索赔、合理的律师费、差旅费及鉴定费用等。</w:t>
        </w:r>
      </w:ins>
    </w:p>
    <w:p w14:paraId="432EB5B5" w14:textId="77777777" w:rsidR="001F7332" w:rsidRDefault="001F7332" w:rsidP="001F7332">
      <w:pPr>
        <w:rPr>
          <w:rFonts w:hint="eastAsia"/>
        </w:rPr>
      </w:pPr>
      <w:r>
        <w:rPr>
          <w:rFonts w:hint="eastAsia"/>
        </w:rPr>
        <w:t>第十一条 合同解除与终止</w:t>
      </w:r>
    </w:p>
    <w:p w14:paraId="71FDB9FE" w14:textId="77777777" w:rsidR="001F7332" w:rsidRDefault="001F7332" w:rsidP="001F7332">
      <w:pPr>
        <w:rPr>
          <w:rFonts w:hint="eastAsia"/>
        </w:rPr>
      </w:pPr>
      <w:r>
        <w:rPr>
          <w:rFonts w:hint="eastAsia"/>
        </w:rPr>
        <w:t>11.1 双方协商一致，可以解除本合同。</w:t>
      </w:r>
    </w:p>
    <w:p w14:paraId="2DD52BED" w14:textId="77777777" w:rsidR="001F7332" w:rsidRDefault="001F7332" w:rsidP="001F7332">
      <w:pPr>
        <w:rPr>
          <w:rFonts w:hint="eastAsia"/>
        </w:rPr>
      </w:pPr>
      <w:r>
        <w:rPr>
          <w:rFonts w:hint="eastAsia"/>
        </w:rPr>
        <w:t>11.2任何一方根本违约（包括但不限于逾期履行主要义务超过30日、提供虚假信息、严重质量违约），守约方有权书面通知解除合同并要求赔偿损失。</w:t>
      </w:r>
    </w:p>
    <w:p w14:paraId="6602F73D" w14:textId="77777777" w:rsidR="001F7332" w:rsidRDefault="001F7332" w:rsidP="001F7332">
      <w:pPr>
        <w:rPr>
          <w:rFonts w:hint="eastAsia"/>
        </w:rPr>
      </w:pPr>
      <w:r>
        <w:rPr>
          <w:rFonts w:hint="eastAsia"/>
        </w:rPr>
        <w:t>第十二条 争议解决</w:t>
      </w:r>
    </w:p>
    <w:p w14:paraId="1AD3DEB1" w14:textId="77777777" w:rsidR="001F7332" w:rsidRDefault="001F7332" w:rsidP="001F7332">
      <w:pPr>
        <w:rPr>
          <w:rFonts w:hint="eastAsia"/>
        </w:rPr>
      </w:pPr>
      <w:r>
        <w:rPr>
          <w:rFonts w:hint="eastAsia"/>
        </w:rPr>
        <w:t>12.1双方因履行本合同发生争议，应协商解决；协商不成的，提交甲方所在地有管辖权的人民法院诉讼解决。</w:t>
      </w:r>
    </w:p>
    <w:p w14:paraId="4D12E59F" w14:textId="77777777" w:rsidR="001F7332" w:rsidRDefault="001F7332" w:rsidP="001F7332">
      <w:pPr>
        <w:rPr>
          <w:rFonts w:hint="eastAsia"/>
        </w:rPr>
      </w:pPr>
      <w:r>
        <w:rPr>
          <w:rFonts w:hint="eastAsia"/>
        </w:rPr>
        <w:t>第十三条 通知与送达</w:t>
      </w:r>
    </w:p>
    <w:p w14:paraId="68FFDCE0" w14:textId="77777777" w:rsidR="001F7332" w:rsidRDefault="001F7332" w:rsidP="001F7332">
      <w:pPr>
        <w:rPr>
          <w:rFonts w:hint="eastAsia"/>
        </w:rPr>
      </w:pPr>
      <w:r>
        <w:rPr>
          <w:rFonts w:hint="eastAsia"/>
        </w:rPr>
        <w:t>13.1 双方确认以下联系方式为有效送达途径：</w:t>
      </w:r>
    </w:p>
    <w:p w14:paraId="3AC96E98" w14:textId="77777777" w:rsidR="001F7332" w:rsidRDefault="001F7332" w:rsidP="001F7332">
      <w:pPr>
        <w:rPr>
          <w:rFonts w:hint="eastAsia"/>
        </w:rPr>
      </w:pPr>
      <w:r>
        <w:rPr>
          <w:rFonts w:hint="eastAsia"/>
        </w:rPr>
        <w:t>13.1.1 甲方联系人：[请填写姓名]，电话：[请填写]，电子邮箱：[请填写]，邮寄地址：[与注册地址一致]</w:t>
      </w:r>
    </w:p>
    <w:p w14:paraId="5CA4824D" w14:textId="77777777" w:rsidR="001F7332" w:rsidRDefault="001F7332" w:rsidP="001F7332">
      <w:pPr>
        <w:rPr>
          <w:rFonts w:hint="eastAsia"/>
        </w:rPr>
      </w:pPr>
      <w:r>
        <w:rPr>
          <w:rFonts w:hint="eastAsia"/>
        </w:rPr>
        <w:t>13.1.2 乙方联系人：[请填写姓名]，电话：[请填写]，电子邮箱：[请填写]，邮寄地址：[与注册地址一致]</w:t>
      </w:r>
    </w:p>
    <w:p w14:paraId="2E27AFF2" w14:textId="77777777" w:rsidR="001F7332" w:rsidRDefault="001F7332" w:rsidP="001F7332">
      <w:pPr>
        <w:rPr>
          <w:rFonts w:hint="eastAsia"/>
        </w:rPr>
      </w:pPr>
      <w:r>
        <w:rPr>
          <w:rFonts w:hint="eastAsia"/>
        </w:rPr>
        <w:t>13.2 任何通知通过邮寄方式的，以签收日或寄出后第5日（以先到者为准）视为送达；通过电子邮箱的，以进入对方系统时视为送达。联系方式变更应提前3日书面通知对方。</w:t>
      </w:r>
    </w:p>
    <w:p w14:paraId="4395A6F0" w14:textId="77777777" w:rsidR="001F7332" w:rsidRDefault="001F7332" w:rsidP="001F7332">
      <w:pPr>
        <w:rPr>
          <w:rFonts w:hint="eastAsia"/>
        </w:rPr>
      </w:pPr>
      <w:r>
        <w:rPr>
          <w:rFonts w:hint="eastAsia"/>
        </w:rPr>
        <w:t>第十四条 合同生效</w:t>
      </w:r>
    </w:p>
    <w:p w14:paraId="5F321EBA" w14:textId="77777777" w:rsidR="001F7332" w:rsidRDefault="001F7332" w:rsidP="001F7332">
      <w:pPr>
        <w:rPr>
          <w:rFonts w:hint="eastAsia"/>
        </w:rPr>
      </w:pPr>
      <w:r>
        <w:rPr>
          <w:rFonts w:hint="eastAsia"/>
        </w:rPr>
        <w:t>14.1 本合同自双方法定代表人或授权代表签字并加盖公司公章（或合同专用章）之日起生效。附件一《标的物明细》、附件二《技术规格书》为本合同不可分割部分，与本合同具有同等法律效力。</w:t>
      </w:r>
    </w:p>
    <w:p w14:paraId="20D1A1BC" w14:textId="77777777" w:rsidR="001F7332" w:rsidRDefault="001F7332" w:rsidP="001F7332">
      <w:pPr>
        <w:rPr>
          <w:rFonts w:hint="eastAsia"/>
        </w:rPr>
      </w:pPr>
      <w:r>
        <w:rPr>
          <w:rFonts w:hint="eastAsia"/>
        </w:rPr>
        <w:t>第十五条 其他</w:t>
      </w:r>
    </w:p>
    <w:p w14:paraId="25366CCF" w14:textId="77777777" w:rsidR="001F7332" w:rsidRDefault="001F7332" w:rsidP="001F7332">
      <w:pPr>
        <w:rPr>
          <w:rFonts w:hint="eastAsia"/>
        </w:rPr>
      </w:pPr>
      <w:r>
        <w:rPr>
          <w:rFonts w:hint="eastAsia"/>
        </w:rPr>
        <w:t>15.1 本合同未尽事宜，双方可另行签订书面补充协议。补充协议需经双方签字盖章后生效，与本合同具有同等法律效力。补充协议内容与本合同冲突的，以补充协议为准。</w:t>
      </w:r>
    </w:p>
    <w:p w14:paraId="33F90DED" w14:textId="77777777" w:rsidR="001F7332" w:rsidRDefault="001F7332" w:rsidP="001F7332">
      <w:pPr>
        <w:rPr>
          <w:ins w:id="48" w:author="旺龙 刘" w:date="2025-11-10T22:47:00Z"/>
        </w:rPr>
      </w:pPr>
      <w:r>
        <w:rPr>
          <w:rFonts w:hint="eastAsia"/>
        </w:rPr>
        <w:t>15.2 本合同一式肆份，甲方执贰份，乙方执贰份，具有同等法律效力。合同扫描件、复印件与原件具有同等效力，但用于诉讼/仲裁时需提供原件。</w:t>
      </w:r>
    </w:p>
    <w:p w14:paraId="3A2F8AB1" w14:textId="62B4FA5E" w:rsidR="00DF7490" w:rsidRDefault="00DF7490" w:rsidP="001F7332">
      <w:pPr>
        <w:rPr>
          <w:rFonts w:hint="eastAsia"/>
        </w:rPr>
      </w:pPr>
      <w:ins w:id="49" w:author="旺龙 刘" w:date="2025-11-10T22:47:00Z">
        <w:r w:rsidRPr="00DF7490">
          <w:t>第十六条 赔偿责任限额 双方同意，因本合同引起的任何</w:t>
        </w:r>
        <w:proofErr w:type="gramStart"/>
        <w:r w:rsidRPr="00DF7490">
          <w:t>一</w:t>
        </w:r>
        <w:proofErr w:type="gramEnd"/>
        <w:r w:rsidRPr="00DF7490">
          <w:t>方向另一方的赔偿责任（包括但不限于违约金、损害赔偿金、律师费、诉讼费及其他费用），无论基于违约、侵权或其他法律理论，其总额均不得超过守约方因此遭受的实际直接经济损失，且最高不超过本合同总价的30%（即人民币陆拾万元整，¥600,000.00）。前述赔偿限额不适用于因一方故意或重大过</w:t>
        </w:r>
        <w:r w:rsidRPr="00DF7490">
          <w:lastRenderedPageBreak/>
          <w:t>失造成的损失，或涉及人身伤害、死亡及知识产权恶意侵权的情形。</w:t>
        </w:r>
      </w:ins>
    </w:p>
    <w:p w14:paraId="749816EF" w14:textId="77777777" w:rsidR="001F7332" w:rsidRDefault="001F7332" w:rsidP="001F7332">
      <w:pPr>
        <w:rPr>
          <w:rFonts w:hint="eastAsia"/>
        </w:rPr>
      </w:pPr>
      <w:r>
        <w:rPr>
          <w:rFonts w:hint="eastAsia"/>
        </w:rPr>
        <w:t>甲方（盖章）：（此处留空供盖章）授权代表（签字）：（此处留空供签字）</w:t>
      </w:r>
    </w:p>
    <w:p w14:paraId="09B4C6DD" w14:textId="77777777" w:rsidR="001F7332" w:rsidRDefault="001F7332" w:rsidP="001F7332">
      <w:pPr>
        <w:rPr>
          <w:rFonts w:hint="eastAsia"/>
        </w:rPr>
      </w:pPr>
      <w:r>
        <w:rPr>
          <w:rFonts w:hint="eastAsia"/>
        </w:rPr>
        <w:t>乙方（盖章）：（此处留空供盖章）授权代表（签字）：（此处留空供签字）</w:t>
      </w:r>
    </w:p>
    <w:p w14:paraId="773DBF75" w14:textId="3A0EE0E4" w:rsidR="001F7332" w:rsidDel="00DF7490" w:rsidRDefault="00DF7490" w:rsidP="001F7332">
      <w:pPr>
        <w:rPr>
          <w:del w:id="50" w:author="旺龙 刘" w:date="2025-11-10T22:44:00Z"/>
        </w:rPr>
      </w:pPr>
      <w:ins w:id="51" w:author="旺龙 刘" w:date="2025-11-10T22:44:00Z">
        <w:r w:rsidRPr="00DF7490">
          <w:t>本合同于____年____月____日在____省____市签订。</w:t>
        </w:r>
      </w:ins>
      <w:del w:id="52" w:author="旺龙 刘" w:date="2025-11-10T22:44:00Z">
        <w:r w:rsidR="001F7332" w:rsidDel="00DF7490">
          <w:rPr>
            <w:rFonts w:hint="eastAsia"/>
          </w:rPr>
          <w:delText>签署日期：____年____月____日</w:delText>
        </w:r>
      </w:del>
    </w:p>
    <w:p w14:paraId="16E6EE08" w14:textId="3AF6F00C" w:rsidR="001F7332" w:rsidDel="00DF7490" w:rsidRDefault="001F7332" w:rsidP="00DF7490">
      <w:pPr>
        <w:rPr>
          <w:del w:id="53" w:author="旺龙 刘" w:date="2025-11-10T22:44:00Z"/>
          <w:rFonts w:hint="eastAsia"/>
        </w:rPr>
        <w:pPrChange w:id="54" w:author="旺龙 刘" w:date="2025-11-10T22:44:00Z">
          <w:pPr/>
        </w:pPrChange>
      </w:pPr>
      <w:del w:id="55" w:author="旺龙 刘" w:date="2025-11-10T22:44:00Z">
        <w:r w:rsidDel="00DF7490">
          <w:rPr>
            <w:rFonts w:hint="eastAsia"/>
          </w:rPr>
          <w:delText>签署地点：____省____市</w:delText>
        </w:r>
      </w:del>
    </w:p>
    <w:p w14:paraId="1C3456A7" w14:textId="77777777" w:rsidR="00D1019B" w:rsidRPr="001F7332" w:rsidRDefault="00D1019B" w:rsidP="00DF7490">
      <w:pPr>
        <w:rPr>
          <w:rFonts w:hint="eastAsia"/>
        </w:rPr>
      </w:pPr>
    </w:p>
    <w:sectPr w:rsidR="00D1019B" w:rsidRPr="001F73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旺龙 刘">
    <w15:presenceInfo w15:providerId="Windows Live" w15:userId="91ee1a8b6c8945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332"/>
    <w:rsid w:val="001F7332"/>
    <w:rsid w:val="002D1271"/>
    <w:rsid w:val="003C70C4"/>
    <w:rsid w:val="00434C90"/>
    <w:rsid w:val="0066402B"/>
    <w:rsid w:val="008E433A"/>
    <w:rsid w:val="00D1019B"/>
    <w:rsid w:val="00D579BF"/>
    <w:rsid w:val="00DF7490"/>
    <w:rsid w:val="00FD4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3C69D"/>
  <w15:chartTrackingRefBased/>
  <w15:docId w15:val="{F0636E3E-127C-42BC-A514-8B2A47334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F73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F73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F733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F733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F733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F733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F733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733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F733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733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F733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F733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F7332"/>
    <w:rPr>
      <w:rFonts w:cstheme="majorBidi"/>
      <w:color w:val="0F4761" w:themeColor="accent1" w:themeShade="BF"/>
      <w:sz w:val="28"/>
      <w:szCs w:val="28"/>
    </w:rPr>
  </w:style>
  <w:style w:type="character" w:customStyle="1" w:styleId="50">
    <w:name w:val="标题 5 字符"/>
    <w:basedOn w:val="a0"/>
    <w:link w:val="5"/>
    <w:uiPriority w:val="9"/>
    <w:semiHidden/>
    <w:rsid w:val="001F7332"/>
    <w:rPr>
      <w:rFonts w:cstheme="majorBidi"/>
      <w:color w:val="0F4761" w:themeColor="accent1" w:themeShade="BF"/>
      <w:sz w:val="24"/>
      <w:szCs w:val="24"/>
    </w:rPr>
  </w:style>
  <w:style w:type="character" w:customStyle="1" w:styleId="60">
    <w:name w:val="标题 6 字符"/>
    <w:basedOn w:val="a0"/>
    <w:link w:val="6"/>
    <w:uiPriority w:val="9"/>
    <w:semiHidden/>
    <w:rsid w:val="001F7332"/>
    <w:rPr>
      <w:rFonts w:cstheme="majorBidi"/>
      <w:b/>
      <w:bCs/>
      <w:color w:val="0F4761" w:themeColor="accent1" w:themeShade="BF"/>
    </w:rPr>
  </w:style>
  <w:style w:type="character" w:customStyle="1" w:styleId="70">
    <w:name w:val="标题 7 字符"/>
    <w:basedOn w:val="a0"/>
    <w:link w:val="7"/>
    <w:uiPriority w:val="9"/>
    <w:semiHidden/>
    <w:rsid w:val="001F7332"/>
    <w:rPr>
      <w:rFonts w:cstheme="majorBidi"/>
      <w:b/>
      <w:bCs/>
      <w:color w:val="595959" w:themeColor="text1" w:themeTint="A6"/>
    </w:rPr>
  </w:style>
  <w:style w:type="character" w:customStyle="1" w:styleId="80">
    <w:name w:val="标题 8 字符"/>
    <w:basedOn w:val="a0"/>
    <w:link w:val="8"/>
    <w:uiPriority w:val="9"/>
    <w:semiHidden/>
    <w:rsid w:val="001F7332"/>
    <w:rPr>
      <w:rFonts w:cstheme="majorBidi"/>
      <w:color w:val="595959" w:themeColor="text1" w:themeTint="A6"/>
    </w:rPr>
  </w:style>
  <w:style w:type="character" w:customStyle="1" w:styleId="90">
    <w:name w:val="标题 9 字符"/>
    <w:basedOn w:val="a0"/>
    <w:link w:val="9"/>
    <w:uiPriority w:val="9"/>
    <w:semiHidden/>
    <w:rsid w:val="001F7332"/>
    <w:rPr>
      <w:rFonts w:eastAsiaTheme="majorEastAsia" w:cstheme="majorBidi"/>
      <w:color w:val="595959" w:themeColor="text1" w:themeTint="A6"/>
    </w:rPr>
  </w:style>
  <w:style w:type="paragraph" w:styleId="a3">
    <w:name w:val="Title"/>
    <w:basedOn w:val="a"/>
    <w:next w:val="a"/>
    <w:link w:val="a4"/>
    <w:uiPriority w:val="10"/>
    <w:qFormat/>
    <w:rsid w:val="001F733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73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73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73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7332"/>
    <w:pPr>
      <w:spacing w:before="160" w:after="160"/>
      <w:jc w:val="center"/>
    </w:pPr>
    <w:rPr>
      <w:i/>
      <w:iCs/>
      <w:color w:val="404040" w:themeColor="text1" w:themeTint="BF"/>
    </w:rPr>
  </w:style>
  <w:style w:type="character" w:customStyle="1" w:styleId="a8">
    <w:name w:val="引用 字符"/>
    <w:basedOn w:val="a0"/>
    <w:link w:val="a7"/>
    <w:uiPriority w:val="29"/>
    <w:rsid w:val="001F7332"/>
    <w:rPr>
      <w:i/>
      <w:iCs/>
      <w:color w:val="404040" w:themeColor="text1" w:themeTint="BF"/>
    </w:rPr>
  </w:style>
  <w:style w:type="paragraph" w:styleId="a9">
    <w:name w:val="List Paragraph"/>
    <w:basedOn w:val="a"/>
    <w:uiPriority w:val="34"/>
    <w:qFormat/>
    <w:rsid w:val="001F7332"/>
    <w:pPr>
      <w:ind w:left="720"/>
      <w:contextualSpacing/>
    </w:pPr>
  </w:style>
  <w:style w:type="character" w:styleId="aa">
    <w:name w:val="Intense Emphasis"/>
    <w:basedOn w:val="a0"/>
    <w:uiPriority w:val="21"/>
    <w:qFormat/>
    <w:rsid w:val="001F7332"/>
    <w:rPr>
      <w:i/>
      <w:iCs/>
      <w:color w:val="0F4761" w:themeColor="accent1" w:themeShade="BF"/>
    </w:rPr>
  </w:style>
  <w:style w:type="paragraph" w:styleId="ab">
    <w:name w:val="Intense Quote"/>
    <w:basedOn w:val="a"/>
    <w:next w:val="a"/>
    <w:link w:val="ac"/>
    <w:uiPriority w:val="30"/>
    <w:qFormat/>
    <w:rsid w:val="001F7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F7332"/>
    <w:rPr>
      <w:i/>
      <w:iCs/>
      <w:color w:val="0F4761" w:themeColor="accent1" w:themeShade="BF"/>
    </w:rPr>
  </w:style>
  <w:style w:type="character" w:styleId="ad">
    <w:name w:val="Intense Reference"/>
    <w:basedOn w:val="a0"/>
    <w:uiPriority w:val="32"/>
    <w:qFormat/>
    <w:rsid w:val="001F7332"/>
    <w:rPr>
      <w:b/>
      <w:bCs/>
      <w:smallCaps/>
      <w:color w:val="0F4761" w:themeColor="accent1" w:themeShade="BF"/>
      <w:spacing w:val="5"/>
    </w:rPr>
  </w:style>
  <w:style w:type="paragraph" w:styleId="ae">
    <w:name w:val="Revision"/>
    <w:hidden/>
    <w:uiPriority w:val="99"/>
    <w:semiHidden/>
    <w:rsid w:val="002D1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672</Words>
  <Characters>3837</Characters>
  <Application>Microsoft Office Word</Application>
  <DocSecurity>0</DocSecurity>
  <Lines>31</Lines>
  <Paragraphs>8</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旺龙 刘</dc:creator>
  <cp:keywords/>
  <dc:description/>
  <cp:lastModifiedBy>旺龙 刘</cp:lastModifiedBy>
  <cp:revision>2</cp:revision>
  <dcterms:created xsi:type="dcterms:W3CDTF">2025-11-10T14:26:00Z</dcterms:created>
  <dcterms:modified xsi:type="dcterms:W3CDTF">2025-11-10T14:47:00Z</dcterms:modified>
</cp:coreProperties>
</file>