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36762" w14:textId="318B9B0C" w:rsidR="001E4DEA" w:rsidRDefault="001E4DEA" w:rsidP="001E4DEA">
      <w:pPr>
        <w:rPr>
          <w:rFonts w:hint="eastAsia"/>
        </w:rPr>
      </w:pPr>
      <w:r>
        <w:rPr>
          <w:rFonts w:hint="eastAsia"/>
        </w:rPr>
        <w:t>天问机械设备（北京）有限公司一号空调机购买合同</w:t>
      </w:r>
      <w:ins w:id="0" w:author="旺龙 刘" w:date="2025-11-10T22:13:00Z">
        <w:r w:rsidR="00E15A22" w:rsidRPr="00E15A22">
          <w:rPr>
            <w:rFonts w:hint="eastAsia"/>
            <w:color w:val="FF0000"/>
            <w:rPrChange w:id="1" w:author="旺龙 刘" w:date="2025-11-10T22:13:00Z">
              <w:rPr>
                <w:rFonts w:hint="eastAsia"/>
              </w:rPr>
            </w:rPrChange>
          </w:rPr>
          <w:t>（修改时间：7分24秒）</w:t>
        </w:r>
      </w:ins>
    </w:p>
    <w:p w14:paraId="4101E5C1" w14:textId="77777777" w:rsidR="001E4DEA" w:rsidRDefault="001E4DEA" w:rsidP="001E4DEA">
      <w:pPr>
        <w:rPr>
          <w:rFonts w:hint="eastAsia"/>
        </w:rPr>
      </w:pPr>
    </w:p>
    <w:p w14:paraId="00D7FE13" w14:textId="77777777" w:rsidR="001E4DEA" w:rsidRDefault="001E4DEA" w:rsidP="001E4DEA">
      <w:pPr>
        <w:rPr>
          <w:rFonts w:hint="eastAsia"/>
        </w:rPr>
      </w:pPr>
      <w:r>
        <w:rPr>
          <w:rFonts w:hint="eastAsia"/>
        </w:rPr>
        <w:t>买方（甲方）：华</w:t>
      </w:r>
      <w:proofErr w:type="gramStart"/>
      <w:r>
        <w:rPr>
          <w:rFonts w:hint="eastAsia"/>
        </w:rPr>
        <w:t>宇元典信息</w:t>
      </w:r>
      <w:proofErr w:type="gramEnd"/>
      <w:r>
        <w:rPr>
          <w:rFonts w:hint="eastAsia"/>
        </w:rPr>
        <w:t>服务有限公司</w:t>
      </w:r>
    </w:p>
    <w:p w14:paraId="793AD406" w14:textId="77777777" w:rsidR="001E4DEA" w:rsidRDefault="001E4DEA" w:rsidP="001E4DEA">
      <w:pPr>
        <w:rPr>
          <w:rFonts w:hint="eastAsia"/>
        </w:rPr>
      </w:pPr>
      <w:r>
        <w:rPr>
          <w:rFonts w:hint="eastAsia"/>
        </w:rPr>
        <w:t>卖方（乙方）：天问机械设备（北京）有限公司</w:t>
      </w:r>
    </w:p>
    <w:p w14:paraId="60E4E210" w14:textId="77777777" w:rsidR="001E4DEA" w:rsidRDefault="001E4DEA" w:rsidP="001E4DEA">
      <w:pPr>
        <w:rPr>
          <w:rFonts w:hint="eastAsia"/>
        </w:rPr>
      </w:pPr>
      <w:r>
        <w:rPr>
          <w:rFonts w:hint="eastAsia"/>
        </w:rPr>
        <w:t>甲、乙双方就本合同项下天问一号空调机采购事宜达成以下约定。</w:t>
      </w:r>
    </w:p>
    <w:p w14:paraId="47C17D2B" w14:textId="77777777" w:rsidR="001E4DEA" w:rsidRDefault="001E4DEA" w:rsidP="001E4DEA">
      <w:pPr>
        <w:rPr>
          <w:rFonts w:hint="eastAsia"/>
        </w:rPr>
      </w:pPr>
    </w:p>
    <w:p w14:paraId="64EBB00A" w14:textId="77777777" w:rsidR="001E4DEA" w:rsidRDefault="001E4DEA" w:rsidP="001E4DEA">
      <w:pPr>
        <w:rPr>
          <w:rFonts w:hint="eastAsia"/>
        </w:rPr>
      </w:pPr>
      <w:r>
        <w:rPr>
          <w:rFonts w:hint="eastAsia"/>
        </w:rPr>
        <w:t>第一条 商品基本情况</w:t>
      </w:r>
    </w:p>
    <w:p w14:paraId="40CD4C2B" w14:textId="77777777" w:rsidR="001E4DEA" w:rsidRDefault="001E4DEA" w:rsidP="001E4DEA">
      <w:pPr>
        <w:rPr>
          <w:rFonts w:hint="eastAsia"/>
        </w:rPr>
      </w:pPr>
      <w:r>
        <w:rPr>
          <w:rFonts w:hint="eastAsia"/>
        </w:rPr>
        <w:t>（一）乙方应按照约定向甲方提供：</w:t>
      </w:r>
    </w:p>
    <w:p w14:paraId="1EEFF3FA" w14:textId="77777777" w:rsidR="001E4DEA" w:rsidRDefault="001E4DEA" w:rsidP="001E4DEA">
      <w:pPr>
        <w:rPr>
          <w:rFonts w:hint="eastAsia"/>
        </w:rPr>
      </w:pPr>
      <w:r>
        <w:rPr>
          <w:rFonts w:hint="eastAsia"/>
        </w:rPr>
        <w:t>商品名称：天问一号空调机，商品规格：TW2020-01，商品数量：10台，商品单价：29100元。</w:t>
      </w:r>
    </w:p>
    <w:p w14:paraId="766F75F0" w14:textId="77777777" w:rsidR="001E4DEA" w:rsidRDefault="001E4DEA" w:rsidP="001E4DEA">
      <w:pPr>
        <w:rPr>
          <w:rFonts w:hint="eastAsia"/>
        </w:rPr>
      </w:pPr>
      <w:r>
        <w:rPr>
          <w:rFonts w:hint="eastAsia"/>
        </w:rPr>
        <w:t>（二）乙方应保证其提供的商品为原厂生产的合法合格产品，同时双方约定本合同项下所有商品的质量按照国家标准执行。</w:t>
      </w:r>
    </w:p>
    <w:p w14:paraId="2D0C7A44" w14:textId="64BE1AE5" w:rsidR="001E4DEA" w:rsidRDefault="001E4DEA" w:rsidP="001E4DEA">
      <w:pPr>
        <w:rPr>
          <w:rFonts w:hint="eastAsia"/>
        </w:rPr>
      </w:pPr>
      <w:r>
        <w:rPr>
          <w:rFonts w:hint="eastAsia"/>
        </w:rPr>
        <w:t>（三）</w:t>
      </w:r>
      <w:ins w:id="2" w:author="旺龙 刘" w:date="2025-11-10T22:06:00Z">
        <w:r w:rsidR="004D3B58" w:rsidRPr="004D3B58">
          <w:t>甲方应向乙方支付含税总价人民币291000元（大写：贰拾玖万壹仟元），该价格已包含设备价款、运输费、装卸费、标准包装费、安装调试费、操作培训费及乙方履行本合同所需的一切费用。除本合同另有约定外，甲方无需就本合同项下交易另行支付任何其他费用。</w:t>
        </w:r>
      </w:ins>
      <w:del w:id="3" w:author="旺龙 刘" w:date="2025-11-10T22:06:00Z">
        <w:r w:rsidDel="004D3B58">
          <w:rPr>
            <w:rFonts w:hint="eastAsia"/>
          </w:rPr>
          <w:delText>就本合同项下所有商品，甲方应向乙方支付含税总价291000元（大写：贰拾玖万壹仟元）。</w:delText>
        </w:r>
      </w:del>
    </w:p>
    <w:p w14:paraId="52BB42C4" w14:textId="77777777" w:rsidR="001E4DEA" w:rsidRDefault="001E4DEA" w:rsidP="001E4DEA">
      <w:pPr>
        <w:rPr>
          <w:rFonts w:hint="eastAsia"/>
        </w:rPr>
      </w:pPr>
    </w:p>
    <w:p w14:paraId="74FD3EA7" w14:textId="77777777" w:rsidR="001E4DEA" w:rsidRDefault="001E4DEA" w:rsidP="001E4DEA">
      <w:pPr>
        <w:rPr>
          <w:rFonts w:hint="eastAsia"/>
        </w:rPr>
      </w:pPr>
      <w:r>
        <w:rPr>
          <w:rFonts w:hint="eastAsia"/>
        </w:rPr>
        <w:t>第二条 商品包装要求</w:t>
      </w:r>
    </w:p>
    <w:p w14:paraId="32598AA0" w14:textId="77777777" w:rsidR="001E4DEA" w:rsidRDefault="001E4DEA" w:rsidP="001E4DEA">
      <w:pPr>
        <w:rPr>
          <w:rFonts w:hint="eastAsia"/>
        </w:rPr>
      </w:pPr>
      <w:r>
        <w:rPr>
          <w:rFonts w:hint="eastAsia"/>
        </w:rPr>
        <w:t>（一）包装标准</w:t>
      </w:r>
    </w:p>
    <w:p w14:paraId="3027DCA4" w14:textId="77777777" w:rsidR="001E4DEA" w:rsidRDefault="001E4DEA" w:rsidP="001E4DEA">
      <w:pPr>
        <w:rPr>
          <w:rFonts w:hint="eastAsia"/>
        </w:rPr>
      </w:pPr>
      <w:r>
        <w:rPr>
          <w:rFonts w:hint="eastAsia"/>
        </w:rPr>
        <w:t>乙方应按照行业确定的包装标准进行包装。</w:t>
      </w:r>
    </w:p>
    <w:p w14:paraId="0448421E" w14:textId="77777777" w:rsidR="001E4DEA" w:rsidRDefault="001E4DEA" w:rsidP="001E4DEA">
      <w:pPr>
        <w:rPr>
          <w:rFonts w:hint="eastAsia"/>
        </w:rPr>
      </w:pPr>
      <w:r>
        <w:rPr>
          <w:rFonts w:hint="eastAsia"/>
        </w:rPr>
        <w:t>（二）所有商品的包装物乙方无需回收，全部归甲方所有。</w:t>
      </w:r>
    </w:p>
    <w:p w14:paraId="631D37C3" w14:textId="77777777" w:rsidR="001E4DEA" w:rsidRDefault="001E4DEA" w:rsidP="001E4DEA">
      <w:pPr>
        <w:rPr>
          <w:rFonts w:hint="eastAsia"/>
        </w:rPr>
      </w:pPr>
    </w:p>
    <w:p w14:paraId="72F11CE3" w14:textId="77777777" w:rsidR="001E4DEA" w:rsidRDefault="001E4DEA" w:rsidP="001E4DEA">
      <w:pPr>
        <w:rPr>
          <w:rFonts w:hint="eastAsia"/>
        </w:rPr>
      </w:pPr>
      <w:r>
        <w:rPr>
          <w:rFonts w:hint="eastAsia"/>
        </w:rPr>
        <w:t>第五条 商品交付约定</w:t>
      </w:r>
    </w:p>
    <w:p w14:paraId="26EE23A2" w14:textId="77777777" w:rsidR="001E4DEA" w:rsidRDefault="001E4DEA" w:rsidP="001E4DEA">
      <w:pPr>
        <w:rPr>
          <w:rFonts w:hint="eastAsia"/>
        </w:rPr>
      </w:pPr>
      <w:r>
        <w:rPr>
          <w:rFonts w:hint="eastAsia"/>
        </w:rPr>
        <w:t>（一）乙方应在2020年10月31日之前将本合同项下所有商品运送至东升科技园B2楼，并将其交付给甲方指定的收货人：王大宝。甲方指定收货人的联系方式为18888888888。</w:t>
      </w:r>
    </w:p>
    <w:p w14:paraId="18D9B860" w14:textId="77777777" w:rsidR="001E4DEA" w:rsidRDefault="001E4DEA" w:rsidP="001E4DEA">
      <w:pPr>
        <w:rPr>
          <w:rFonts w:hint="eastAsia"/>
        </w:rPr>
      </w:pPr>
      <w:r>
        <w:rPr>
          <w:rFonts w:hint="eastAsia"/>
        </w:rPr>
        <w:t>（二）商品在运输途中发生的任何灭失、损耗或品质降低风险由乙方承担。</w:t>
      </w:r>
    </w:p>
    <w:p w14:paraId="7382E907" w14:textId="77777777" w:rsidR="001E4DEA" w:rsidRDefault="001E4DEA" w:rsidP="001E4DEA">
      <w:pPr>
        <w:rPr>
          <w:rFonts w:hint="eastAsia"/>
        </w:rPr>
      </w:pPr>
    </w:p>
    <w:p w14:paraId="0032AD8E" w14:textId="77777777" w:rsidR="001E4DEA" w:rsidRDefault="001E4DEA" w:rsidP="001E4DEA">
      <w:pPr>
        <w:rPr>
          <w:rFonts w:hint="eastAsia"/>
        </w:rPr>
      </w:pPr>
      <w:r>
        <w:rPr>
          <w:rFonts w:hint="eastAsia"/>
        </w:rPr>
        <w:t>第六条 安装调试</w:t>
      </w:r>
    </w:p>
    <w:p w14:paraId="3338C560" w14:textId="77777777" w:rsidR="001E4DEA" w:rsidRDefault="001E4DEA" w:rsidP="001E4DEA">
      <w:pPr>
        <w:rPr>
          <w:rFonts w:hint="eastAsia"/>
        </w:rPr>
      </w:pPr>
      <w:r>
        <w:rPr>
          <w:rFonts w:hint="eastAsia"/>
        </w:rPr>
        <w:t>到货的7个工作日内，乙方应负责完成本合同项下设备的安装调试工作，并对甲方指定人员进行培训指导。</w:t>
      </w:r>
    </w:p>
    <w:p w14:paraId="23F8D4D6" w14:textId="77777777" w:rsidR="001E4DEA" w:rsidRDefault="001E4DEA" w:rsidP="001E4DEA">
      <w:pPr>
        <w:rPr>
          <w:rFonts w:hint="eastAsia"/>
        </w:rPr>
      </w:pPr>
    </w:p>
    <w:p w14:paraId="1C09D941" w14:textId="77777777" w:rsidR="001E4DEA" w:rsidRDefault="001E4DEA" w:rsidP="001E4DEA">
      <w:pPr>
        <w:rPr>
          <w:rFonts w:hint="eastAsia"/>
        </w:rPr>
      </w:pPr>
      <w:r>
        <w:rPr>
          <w:rFonts w:hint="eastAsia"/>
        </w:rPr>
        <w:t>第七条 商品验收条款</w:t>
      </w:r>
    </w:p>
    <w:p w14:paraId="77B80F69" w14:textId="77777777" w:rsidR="00E15A22" w:rsidRDefault="00E15A22" w:rsidP="001E4DEA">
      <w:pPr>
        <w:rPr>
          <w:ins w:id="4" w:author="旺龙 刘" w:date="2025-11-10T22:07:00Z"/>
        </w:rPr>
      </w:pPr>
      <w:ins w:id="5" w:author="旺龙 刘" w:date="2025-11-10T22:07:00Z">
        <w:r w:rsidRPr="00E15A22">
          <w:t>（一）验收分为两个阶段：</w:t>
        </w:r>
      </w:ins>
    </w:p>
    <w:p w14:paraId="799EA3CD" w14:textId="77777777" w:rsidR="00E15A22" w:rsidRDefault="00E15A22" w:rsidP="001E4DEA">
      <w:pPr>
        <w:rPr>
          <w:ins w:id="6" w:author="旺龙 刘" w:date="2025-11-10T22:07:00Z"/>
        </w:rPr>
      </w:pPr>
      <w:ins w:id="7" w:author="旺龙 刘" w:date="2025-11-10T22:07:00Z">
        <w:r w:rsidRPr="00E15A22">
          <w:t>1. 外观及数量验收：甲方应在货物交付当日对商品的外观、包装、型号、规格及数量进行初步验收；</w:t>
        </w:r>
      </w:ins>
    </w:p>
    <w:p w14:paraId="204B8C93" w14:textId="77777777" w:rsidR="00E15A22" w:rsidRDefault="00E15A22" w:rsidP="001E4DEA">
      <w:pPr>
        <w:rPr>
          <w:ins w:id="8" w:author="旺龙 刘" w:date="2025-11-10T22:07:00Z"/>
        </w:rPr>
      </w:pPr>
      <w:ins w:id="9" w:author="旺龙 刘" w:date="2025-11-10T22:07:00Z">
        <w:r w:rsidRPr="00E15A22">
          <w:t>2. 质量验收：甲方应在交付完成后5日内完成对商品质量的实质性验收。</w:t>
        </w:r>
      </w:ins>
    </w:p>
    <w:p w14:paraId="706C3AF6" w14:textId="77777777" w:rsidR="00E15A22" w:rsidRDefault="00E15A22" w:rsidP="001E4DEA">
      <w:pPr>
        <w:rPr>
          <w:ins w:id="10" w:author="旺龙 刘" w:date="2025-11-10T22:07:00Z"/>
        </w:rPr>
      </w:pPr>
      <w:ins w:id="11" w:author="旺龙 刘" w:date="2025-11-10T22:07:00Z">
        <w:r w:rsidRPr="00E15A22">
          <w:t>（二）验收期内，如甲方未就商品外观、数量或质量提出书面异议，则视为验收合格。</w:t>
        </w:r>
      </w:ins>
    </w:p>
    <w:p w14:paraId="2A64402E" w14:textId="77777777" w:rsidR="00E15A22" w:rsidRDefault="00E15A22" w:rsidP="001E4DEA">
      <w:pPr>
        <w:rPr>
          <w:ins w:id="12" w:author="旺龙 刘" w:date="2025-11-10T22:08:00Z"/>
        </w:rPr>
      </w:pPr>
      <w:ins w:id="13" w:author="旺龙 刘" w:date="2025-11-10T22:07:00Z">
        <w:r w:rsidRPr="00E15A22">
          <w:t>（三）验收过程中，如发现商品存在型号、规格、数量不符、质量缺陷或与本合同约定不符的情形，甲方有权拒收不合格部分，并应于验收期内向乙方发出书面异议通知。乙方应在收到甲方书面异议后3日内予以书面答复，并在5日内免费完成退换货、修复或其他补救措施，由此产生的一切费用（包括运输、安装、拆卸等）均由乙方承担。</w:t>
        </w:r>
      </w:ins>
    </w:p>
    <w:p w14:paraId="06D498C2" w14:textId="77777777" w:rsidR="00E15A22" w:rsidRDefault="00E15A22" w:rsidP="001E4DEA">
      <w:pPr>
        <w:rPr>
          <w:ins w:id="14" w:author="旺龙 刘" w:date="2025-11-10T22:08:00Z"/>
        </w:rPr>
      </w:pPr>
      <w:ins w:id="15" w:author="旺龙 刘" w:date="2025-11-10T22:07:00Z">
        <w:r w:rsidRPr="00E15A22">
          <w:t>（四）乙方完成整改后应重新申请验收，甲方应在收到申请后5日内组织第二次验收。若第二次验收仍未通过，甲方有权单方解除本合同，乙方应退还已收取的全部款项，并按本合同第十条承担违约责任。</w:t>
        </w:r>
      </w:ins>
    </w:p>
    <w:p w14:paraId="40E05F57" w14:textId="239E3143" w:rsidR="001E4DEA" w:rsidDel="00E15A22" w:rsidRDefault="00E15A22" w:rsidP="001E4DEA">
      <w:pPr>
        <w:rPr>
          <w:del w:id="16" w:author="旺龙 刘" w:date="2025-11-10T22:07:00Z"/>
        </w:rPr>
      </w:pPr>
      <w:ins w:id="17" w:author="旺龙 刘" w:date="2025-11-10T22:07:00Z">
        <w:r w:rsidRPr="00E15A22">
          <w:t>（五）验收由甲方指定人员负责，但验收结果以甲方公司书面确认为准。</w:t>
        </w:r>
      </w:ins>
      <w:del w:id="18" w:author="旺龙 刘" w:date="2025-11-10T22:07:00Z">
        <w:r w:rsidR="001E4DEA" w:rsidDel="00E15A22">
          <w:rPr>
            <w:rFonts w:hint="eastAsia"/>
          </w:rPr>
          <w:delText>（一）甲方应在2020年11月5日之前按照约定完成所有商品的验收工作，并向乙方提供有效的验收单据。</w:delText>
        </w:r>
      </w:del>
    </w:p>
    <w:p w14:paraId="562B8B02" w14:textId="77777777" w:rsidR="00E15A22" w:rsidRDefault="00E15A22" w:rsidP="001E4DEA">
      <w:pPr>
        <w:rPr>
          <w:ins w:id="19" w:author="旺龙 刘" w:date="2025-11-10T22:08:00Z"/>
          <w:rFonts w:hint="eastAsia"/>
        </w:rPr>
      </w:pPr>
    </w:p>
    <w:p w14:paraId="7AB66671" w14:textId="764D3144" w:rsidR="001E4DEA" w:rsidDel="00E15A22" w:rsidRDefault="001E4DEA" w:rsidP="001E4DEA">
      <w:pPr>
        <w:rPr>
          <w:del w:id="20" w:author="旺龙 刘" w:date="2025-11-10T22:07:00Z"/>
          <w:rFonts w:hint="eastAsia"/>
        </w:rPr>
      </w:pPr>
      <w:del w:id="21" w:author="旺龙 刘" w:date="2025-11-10T22:07:00Z">
        <w:r w:rsidDel="00E15A22">
          <w:rPr>
            <w:rFonts w:hint="eastAsia"/>
          </w:rPr>
          <w:lastRenderedPageBreak/>
          <w:delText>（二）验收方式</w:delText>
        </w:r>
      </w:del>
    </w:p>
    <w:p w14:paraId="4284F516" w14:textId="503FD927" w:rsidR="001E4DEA" w:rsidDel="00E15A22" w:rsidRDefault="001E4DEA" w:rsidP="001E4DEA">
      <w:pPr>
        <w:rPr>
          <w:del w:id="22" w:author="旺龙 刘" w:date="2025-11-10T22:07:00Z"/>
          <w:rFonts w:hint="eastAsia"/>
        </w:rPr>
      </w:pPr>
      <w:del w:id="23" w:author="旺龙 刘" w:date="2025-11-10T22:07:00Z">
        <w:r w:rsidDel="00E15A22">
          <w:rPr>
            <w:rFonts w:hint="eastAsia"/>
          </w:rPr>
          <w:delText>甲乙双方约定，由甲方安排孙大圣进行验收。</w:delText>
        </w:r>
      </w:del>
    </w:p>
    <w:p w14:paraId="01BB2689" w14:textId="4D8C9CB9" w:rsidR="001E4DEA" w:rsidDel="00E15A22" w:rsidRDefault="001E4DEA" w:rsidP="001E4DEA">
      <w:pPr>
        <w:rPr>
          <w:del w:id="24" w:author="旺龙 刘" w:date="2025-11-10T22:07:00Z"/>
          <w:rFonts w:hint="eastAsia"/>
        </w:rPr>
      </w:pPr>
      <w:del w:id="25" w:author="旺龙 刘" w:date="2025-11-10T22:07:00Z">
        <w:r w:rsidDel="00E15A22">
          <w:rPr>
            <w:rFonts w:hint="eastAsia"/>
          </w:rPr>
          <w:delText>商品经验收合格的，双方应于3个工作日内共同签署验收确认单。商品经验收发现型号、规格、数量和质量等问题的，甲方应于3个工作日内向乙方提出书面异议。乙方在接到甲方书面异议后，应在3日内作出书面答复。</w:delText>
        </w:r>
      </w:del>
    </w:p>
    <w:p w14:paraId="03C20B92" w14:textId="19D835ED" w:rsidR="001E4DEA" w:rsidDel="004D3B58" w:rsidRDefault="001E4DEA" w:rsidP="001E4DEA">
      <w:pPr>
        <w:rPr>
          <w:del w:id="26" w:author="旺龙 刘" w:date="2025-11-10T22:06:00Z"/>
          <w:rFonts w:hint="eastAsia"/>
        </w:rPr>
      </w:pPr>
      <w:del w:id="27" w:author="旺龙 刘" w:date="2025-11-10T22:06:00Z">
        <w:r w:rsidDel="004D3B58">
          <w:rPr>
            <w:rFonts w:hint="eastAsia"/>
          </w:rPr>
          <w:delText>乙方开户信息如下：</w:delText>
        </w:r>
      </w:del>
    </w:p>
    <w:p w14:paraId="4642A38D" w14:textId="1C7C257E" w:rsidR="001E4DEA" w:rsidDel="004D3B58" w:rsidRDefault="001E4DEA" w:rsidP="001E4DEA">
      <w:pPr>
        <w:rPr>
          <w:del w:id="28" w:author="旺龙 刘" w:date="2025-11-10T22:06:00Z"/>
          <w:rFonts w:hint="eastAsia"/>
        </w:rPr>
      </w:pPr>
      <w:del w:id="29" w:author="旺龙 刘" w:date="2025-11-10T22:06:00Z">
        <w:r w:rsidDel="004D3B58">
          <w:rPr>
            <w:rFonts w:hint="eastAsia"/>
          </w:rPr>
          <w:delText>账户名称：天问机械设备有限公司</w:delText>
        </w:r>
      </w:del>
    </w:p>
    <w:p w14:paraId="05893BF2" w14:textId="49FE02CE" w:rsidR="001E4DEA" w:rsidDel="004D3B58" w:rsidRDefault="001E4DEA" w:rsidP="001E4DEA">
      <w:pPr>
        <w:rPr>
          <w:del w:id="30" w:author="旺龙 刘" w:date="2025-11-10T22:06:00Z"/>
          <w:rFonts w:hint="eastAsia"/>
        </w:rPr>
      </w:pPr>
      <w:del w:id="31" w:author="旺龙 刘" w:date="2025-11-10T22:06:00Z">
        <w:r w:rsidDel="004D3B58">
          <w:rPr>
            <w:rFonts w:hint="eastAsia"/>
          </w:rPr>
          <w:delText>指定收款账号：0000 0000 0000 0000 000</w:delText>
        </w:r>
      </w:del>
    </w:p>
    <w:p w14:paraId="7CCD7466" w14:textId="77777777" w:rsidR="001E4DEA" w:rsidRDefault="001E4DEA" w:rsidP="001E4DEA">
      <w:pPr>
        <w:rPr>
          <w:rFonts w:hint="eastAsia"/>
        </w:rPr>
      </w:pPr>
      <w:r>
        <w:rPr>
          <w:rFonts w:hint="eastAsia"/>
        </w:rPr>
        <w:t>第八条 结算方式</w:t>
      </w:r>
    </w:p>
    <w:p w14:paraId="70F763D0" w14:textId="77777777" w:rsidR="001E4DEA" w:rsidRDefault="001E4DEA" w:rsidP="001E4DEA">
      <w:pPr>
        <w:rPr>
          <w:rFonts w:hint="eastAsia"/>
        </w:rPr>
      </w:pPr>
      <w:r>
        <w:rPr>
          <w:rFonts w:hint="eastAsia"/>
        </w:rPr>
        <w:t>（一）结算方式</w:t>
      </w:r>
    </w:p>
    <w:p w14:paraId="5DBD1F04" w14:textId="58594D0B" w:rsidR="001E4DEA" w:rsidRDefault="001E4DEA" w:rsidP="001E4DEA">
      <w:pPr>
        <w:rPr>
          <w:rFonts w:hint="eastAsia"/>
        </w:rPr>
      </w:pPr>
      <w:r>
        <w:rPr>
          <w:rFonts w:hint="eastAsia"/>
        </w:rPr>
        <w:t>双方同意按照交付后一次性付款的方式进行结算。在交付验收合格后5日内，甲方向乙方支付合同总价款291000元(大写：贰拾玖万壹仟元)。同时，乙方应为甲方开具相应款项的增值税专用发票。</w:t>
      </w:r>
      <w:ins w:id="32" w:author="旺龙 刘" w:date="2025-11-10T22:07:00Z">
        <w:r w:rsidR="00E15A22" w:rsidRPr="00E15A22">
          <w:t>乙方确认其为增值税一般纳税人，具备自行开具增值税专用发票的资格；如乙方为小规模纳税人，则应在收到甲方付款后5个工作日内向主管税务机关申请代开增值税专用发票，并将发票交付甲方。</w:t>
        </w:r>
      </w:ins>
    </w:p>
    <w:p w14:paraId="3B5BD16B" w14:textId="77777777" w:rsidR="001E4DEA" w:rsidRDefault="001E4DEA" w:rsidP="001E4DEA">
      <w:pPr>
        <w:rPr>
          <w:rFonts w:hint="eastAsia"/>
        </w:rPr>
      </w:pPr>
      <w:r>
        <w:rPr>
          <w:rFonts w:hint="eastAsia"/>
        </w:rPr>
        <w:t>（二）甲方发票信息如下：</w:t>
      </w:r>
    </w:p>
    <w:p w14:paraId="4C7DBE1A" w14:textId="77777777" w:rsidR="001E4DEA" w:rsidRDefault="001E4DEA" w:rsidP="001E4DEA">
      <w:pPr>
        <w:rPr>
          <w:rFonts w:hint="eastAsia"/>
        </w:rPr>
      </w:pPr>
      <w:r>
        <w:rPr>
          <w:rFonts w:hint="eastAsia"/>
        </w:rPr>
        <w:t>发票抬头：华</w:t>
      </w:r>
      <w:proofErr w:type="gramStart"/>
      <w:r>
        <w:rPr>
          <w:rFonts w:hint="eastAsia"/>
        </w:rPr>
        <w:t>宇元典信息</w:t>
      </w:r>
      <w:proofErr w:type="gramEnd"/>
      <w:r>
        <w:rPr>
          <w:rFonts w:hint="eastAsia"/>
        </w:rPr>
        <w:t>服务有限公司</w:t>
      </w:r>
    </w:p>
    <w:p w14:paraId="0EF2C92F" w14:textId="77777777" w:rsidR="001E4DEA" w:rsidRDefault="001E4DEA" w:rsidP="001E4DEA">
      <w:pPr>
        <w:rPr>
          <w:rFonts w:hint="eastAsia"/>
        </w:rPr>
      </w:pPr>
      <w:r>
        <w:rPr>
          <w:rFonts w:hint="eastAsia"/>
        </w:rPr>
        <w:t>银行账号：8888 8888 8888 8888 888</w:t>
      </w:r>
    </w:p>
    <w:p w14:paraId="131CCC78" w14:textId="77777777" w:rsidR="001E4DEA" w:rsidRDefault="001E4DEA" w:rsidP="001E4DEA">
      <w:pPr>
        <w:rPr>
          <w:rFonts w:hint="eastAsia"/>
        </w:rPr>
      </w:pPr>
      <w:r>
        <w:rPr>
          <w:rFonts w:hint="eastAsia"/>
        </w:rPr>
        <w:t>开户行：中国银行</w:t>
      </w:r>
    </w:p>
    <w:p w14:paraId="52DCDA81" w14:textId="77777777" w:rsidR="001E4DEA" w:rsidRDefault="001E4DEA" w:rsidP="001E4DEA">
      <w:pPr>
        <w:rPr>
          <w:rFonts w:hint="eastAsia"/>
        </w:rPr>
      </w:pPr>
      <w:r>
        <w:rPr>
          <w:rFonts w:hint="eastAsia"/>
        </w:rPr>
        <w:t>（三）乙方开户信息如下：</w:t>
      </w:r>
    </w:p>
    <w:p w14:paraId="7DB76891" w14:textId="77777777" w:rsidR="001E4DEA" w:rsidRDefault="001E4DEA" w:rsidP="001E4DEA">
      <w:pPr>
        <w:rPr>
          <w:rFonts w:hint="eastAsia"/>
        </w:rPr>
      </w:pPr>
      <w:r>
        <w:rPr>
          <w:rFonts w:hint="eastAsia"/>
        </w:rPr>
        <w:t>账户名称：天问机械设备（北京）有限公司</w:t>
      </w:r>
    </w:p>
    <w:p w14:paraId="00337D7D" w14:textId="77777777" w:rsidR="001E4DEA" w:rsidRDefault="001E4DEA" w:rsidP="001E4DEA">
      <w:pPr>
        <w:rPr>
          <w:rFonts w:hint="eastAsia"/>
        </w:rPr>
      </w:pPr>
      <w:r>
        <w:rPr>
          <w:rFonts w:hint="eastAsia"/>
        </w:rPr>
        <w:t>指定收款账号：0000 0000 0000 0000 000</w:t>
      </w:r>
    </w:p>
    <w:p w14:paraId="5261CCCC" w14:textId="77777777" w:rsidR="001E4DEA" w:rsidRDefault="001E4DEA" w:rsidP="001E4DEA">
      <w:pPr>
        <w:rPr>
          <w:rFonts w:hint="eastAsia"/>
        </w:rPr>
      </w:pPr>
      <w:r>
        <w:rPr>
          <w:rFonts w:hint="eastAsia"/>
        </w:rPr>
        <w:t>开户行：建设银行</w:t>
      </w:r>
    </w:p>
    <w:p w14:paraId="0CFA8448" w14:textId="77777777" w:rsidR="001E4DEA" w:rsidRDefault="001E4DEA" w:rsidP="001E4DEA">
      <w:pPr>
        <w:rPr>
          <w:rFonts w:hint="eastAsia"/>
        </w:rPr>
      </w:pPr>
    </w:p>
    <w:p w14:paraId="01B17BAD" w14:textId="77777777" w:rsidR="001E4DEA" w:rsidRDefault="001E4DEA" w:rsidP="001E4DEA">
      <w:pPr>
        <w:rPr>
          <w:rFonts w:hint="eastAsia"/>
        </w:rPr>
      </w:pPr>
      <w:r>
        <w:rPr>
          <w:rFonts w:hint="eastAsia"/>
        </w:rPr>
        <w:t>第九条 售后服务</w:t>
      </w:r>
    </w:p>
    <w:p w14:paraId="10E25432" w14:textId="77777777" w:rsidR="001E4DEA" w:rsidRDefault="001E4DEA" w:rsidP="001E4DEA">
      <w:pPr>
        <w:rPr>
          <w:rFonts w:hint="eastAsia"/>
        </w:rPr>
      </w:pPr>
      <w:r>
        <w:rPr>
          <w:rFonts w:hint="eastAsia"/>
        </w:rPr>
        <w:t>（一）</w:t>
      </w:r>
      <w:proofErr w:type="gramStart"/>
      <w:r>
        <w:rPr>
          <w:rFonts w:hint="eastAsia"/>
        </w:rPr>
        <w:t>自商品</w:t>
      </w:r>
      <w:proofErr w:type="gramEnd"/>
      <w:r>
        <w:rPr>
          <w:rFonts w:hint="eastAsia"/>
        </w:rPr>
        <w:t>完成交付验收之日起，乙方应为本合同标的提供为期1年的免费保修服务。</w:t>
      </w:r>
    </w:p>
    <w:p w14:paraId="55C4CC6B" w14:textId="77777777" w:rsidR="001E4DEA" w:rsidRDefault="001E4DEA" w:rsidP="001E4DEA">
      <w:pPr>
        <w:rPr>
          <w:rFonts w:hint="eastAsia"/>
        </w:rPr>
      </w:pPr>
      <w:r>
        <w:rPr>
          <w:rFonts w:hint="eastAsia"/>
        </w:rPr>
        <w:t>（二）在保修期内，对商品因正常使用产生的故障，乙方应根据甲方要求及本合同约定提供免费上门维修、调试，并且最迟应于收到甲方通知后5天内完成；对商品因使用不当产生的故障，乙方可以提供相应的维修服务，但需收取合同的服务费用。</w:t>
      </w:r>
    </w:p>
    <w:p w14:paraId="79E315EF" w14:textId="77777777" w:rsidR="001E4DEA" w:rsidRDefault="001E4DEA" w:rsidP="001E4DEA">
      <w:pPr>
        <w:rPr>
          <w:rFonts w:hint="eastAsia"/>
        </w:rPr>
      </w:pPr>
      <w:r>
        <w:rPr>
          <w:rFonts w:hint="eastAsia"/>
        </w:rPr>
        <w:t>（三）超出保修期后，乙方不再就本合同项下商品承担免费保修义务。</w:t>
      </w:r>
    </w:p>
    <w:p w14:paraId="17CD75B3" w14:textId="77777777" w:rsidR="001E4DEA" w:rsidRDefault="001E4DEA" w:rsidP="001E4DEA">
      <w:pPr>
        <w:rPr>
          <w:rFonts w:hint="eastAsia"/>
        </w:rPr>
      </w:pPr>
    </w:p>
    <w:p w14:paraId="402921E1" w14:textId="77777777" w:rsidR="001E4DEA" w:rsidRDefault="001E4DEA" w:rsidP="001E4DEA">
      <w:pPr>
        <w:rPr>
          <w:rFonts w:hint="eastAsia"/>
        </w:rPr>
      </w:pPr>
      <w:r>
        <w:rPr>
          <w:rFonts w:hint="eastAsia"/>
        </w:rPr>
        <w:t>第十条 违约责任</w:t>
      </w:r>
    </w:p>
    <w:p w14:paraId="05058404" w14:textId="77777777" w:rsidR="001E4DEA" w:rsidRDefault="001E4DEA" w:rsidP="001E4DEA">
      <w:pPr>
        <w:rPr>
          <w:rFonts w:hint="eastAsia"/>
        </w:rPr>
      </w:pPr>
      <w:r>
        <w:rPr>
          <w:rFonts w:hint="eastAsia"/>
        </w:rPr>
        <w:t>（一）甲方违约责任</w:t>
      </w:r>
    </w:p>
    <w:p w14:paraId="3FA647AC" w14:textId="77777777" w:rsidR="001E4DEA" w:rsidRDefault="001E4DEA" w:rsidP="001E4DEA">
      <w:pPr>
        <w:rPr>
          <w:rFonts w:hint="eastAsia"/>
        </w:rPr>
      </w:pPr>
      <w:r>
        <w:rPr>
          <w:rFonts w:hint="eastAsia"/>
        </w:rPr>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14:paraId="6918707E" w14:textId="77777777" w:rsidR="001E4DEA" w:rsidRDefault="001E4DEA" w:rsidP="001E4DEA">
      <w:pPr>
        <w:rPr>
          <w:rFonts w:hint="eastAsia"/>
        </w:rPr>
      </w:pPr>
      <w:r>
        <w:rPr>
          <w:rFonts w:hint="eastAsia"/>
        </w:rPr>
        <w:t>2.甲方若未能按照合同约定付款，需向乙方支付违约金。逾期付款的违约金自付款期限结束后第3日开始计算，每逾期一日的违约金金额为甲方未支付部分金额的10%。</w:t>
      </w:r>
    </w:p>
    <w:p w14:paraId="69A077E6" w14:textId="77777777" w:rsidR="001E4DEA" w:rsidRDefault="001E4DEA" w:rsidP="001E4DEA">
      <w:pPr>
        <w:rPr>
          <w:rFonts w:hint="eastAsia"/>
        </w:rPr>
      </w:pPr>
      <w:r>
        <w:rPr>
          <w:rFonts w:hint="eastAsia"/>
        </w:rPr>
        <w:t>（二）乙方违约责任</w:t>
      </w:r>
    </w:p>
    <w:p w14:paraId="4C24A27F" w14:textId="77777777" w:rsidR="001E4DEA" w:rsidRDefault="001E4DEA" w:rsidP="001E4DEA">
      <w:pPr>
        <w:rPr>
          <w:rFonts w:hint="eastAsia"/>
        </w:rPr>
      </w:pPr>
      <w:r>
        <w:rPr>
          <w:rFonts w:hint="eastAsia"/>
        </w:rPr>
        <w:t>1.乙方逾期交付约定商品但经甲方同意接受并全部验收合格的，每逾期一日，乙方应向甲方支付违约金1000元。</w:t>
      </w:r>
    </w:p>
    <w:p w14:paraId="347ACA37" w14:textId="77777777" w:rsidR="001E4DEA" w:rsidRDefault="001E4DEA" w:rsidP="001E4DEA">
      <w:pPr>
        <w:rPr>
          <w:rFonts w:hint="eastAsia"/>
        </w:rPr>
      </w:pPr>
      <w:r>
        <w:rPr>
          <w:rFonts w:hint="eastAsia"/>
        </w:rP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65AC5EEB" w14:textId="4504B1AC" w:rsidR="001E4DEA" w:rsidRDefault="00E15A22" w:rsidP="001E4DEA">
      <w:pPr>
        <w:rPr>
          <w:ins w:id="33" w:author="旺龙 刘" w:date="2025-11-10T22:10:00Z"/>
        </w:rPr>
      </w:pPr>
      <w:ins w:id="34" w:author="旺龙 刘" w:date="2025-11-10T22:10:00Z">
        <w:r>
          <w:rPr>
            <w:rFonts w:hint="eastAsia"/>
          </w:rPr>
          <w:t>（</w:t>
        </w:r>
      </w:ins>
      <w:ins w:id="35" w:author="旺龙 刘" w:date="2025-11-10T22:09:00Z">
        <w:r>
          <w:rPr>
            <w:rFonts w:hint="eastAsia"/>
          </w:rPr>
          <w:t>三</w:t>
        </w:r>
      </w:ins>
      <w:ins w:id="36" w:author="旺龙 刘" w:date="2025-11-10T22:10:00Z">
        <w:r>
          <w:rPr>
            <w:rFonts w:hint="eastAsia"/>
          </w:rPr>
          <w:t>）补充说明</w:t>
        </w:r>
      </w:ins>
    </w:p>
    <w:p w14:paraId="54FFFBD9" w14:textId="7B0007B6" w:rsidR="00E15A22" w:rsidRDefault="00E15A22" w:rsidP="001E4DEA">
      <w:pPr>
        <w:rPr>
          <w:rFonts w:hint="eastAsia"/>
        </w:rPr>
      </w:pPr>
      <w:ins w:id="37" w:author="旺龙 刘" w:date="2025-11-10T22:10:00Z">
        <w:r w:rsidRPr="00E15A22">
          <w:t>双方确认，除本合同明确约定的违约金外，违约方对守约方所承担的损害赔偿责任总额，不应超过本合同总价款的【100%】，且不包括任何间接损失、 consequential damages（后果性损失）、利润损失、商誉损失、律师费及差旅费等，除非该等损失系因违约方故意或重大过失所致。</w:t>
        </w:r>
      </w:ins>
    </w:p>
    <w:p w14:paraId="20C24D64" w14:textId="77777777" w:rsidR="001E4DEA" w:rsidRDefault="001E4DEA" w:rsidP="001E4DEA">
      <w:pPr>
        <w:rPr>
          <w:rFonts w:hint="eastAsia"/>
        </w:rPr>
      </w:pPr>
      <w:r>
        <w:rPr>
          <w:rFonts w:hint="eastAsia"/>
        </w:rPr>
        <w:t>第十一条 合同解除</w:t>
      </w:r>
    </w:p>
    <w:p w14:paraId="591FBE02" w14:textId="77777777" w:rsidR="001E4DEA" w:rsidRDefault="001E4DEA" w:rsidP="001E4DEA">
      <w:pPr>
        <w:rPr>
          <w:rFonts w:hint="eastAsia"/>
        </w:rPr>
      </w:pPr>
      <w:r>
        <w:rPr>
          <w:rFonts w:hint="eastAsia"/>
        </w:rPr>
        <w:t>发生下列情形之一的，甲方有权单方解除本合同；甲方解除合同的，乙方应立即归还甲方的技术信息资料及其他财产。</w:t>
      </w:r>
    </w:p>
    <w:p w14:paraId="31C933E9" w14:textId="77777777" w:rsidR="001E4DEA" w:rsidRDefault="001E4DEA" w:rsidP="001E4DEA">
      <w:pPr>
        <w:rPr>
          <w:rFonts w:hint="eastAsia"/>
        </w:rPr>
      </w:pPr>
      <w:r>
        <w:rPr>
          <w:rFonts w:hint="eastAsia"/>
        </w:rPr>
        <w:lastRenderedPageBreak/>
        <w:t>1.乙方提供的商品（包括主要产品及辅助产品）侵犯第三方合法权益的；</w:t>
      </w:r>
    </w:p>
    <w:p w14:paraId="0ED93BAD" w14:textId="77777777" w:rsidR="001E4DEA" w:rsidRDefault="001E4DEA" w:rsidP="001E4DEA">
      <w:pPr>
        <w:rPr>
          <w:rFonts w:hint="eastAsia"/>
        </w:rPr>
      </w:pPr>
      <w:r>
        <w:rPr>
          <w:rFonts w:hint="eastAsia"/>
        </w:rPr>
        <w:t>2.乙方不具备本合同项下商品的生产资格或合法销售权的；</w:t>
      </w:r>
    </w:p>
    <w:p w14:paraId="3ED32102" w14:textId="77777777" w:rsidR="001E4DEA" w:rsidRDefault="001E4DEA" w:rsidP="001E4DEA">
      <w:pPr>
        <w:rPr>
          <w:rFonts w:hint="eastAsia"/>
        </w:rPr>
      </w:pPr>
      <w:r>
        <w:rPr>
          <w:rFonts w:hint="eastAsia"/>
        </w:rPr>
        <w:t>3.乙方人员在本合同签订和实施过程中存在腐败和欺诈行为的。</w:t>
      </w:r>
    </w:p>
    <w:p w14:paraId="44A6164E" w14:textId="77777777" w:rsidR="001E4DEA" w:rsidRDefault="001E4DEA" w:rsidP="001E4DEA">
      <w:pPr>
        <w:rPr>
          <w:rFonts w:hint="eastAsia"/>
        </w:rPr>
      </w:pPr>
      <w:r>
        <w:rPr>
          <w:rFonts w:hint="eastAsia"/>
        </w:rPr>
        <w:t>第十二条 争议解决</w:t>
      </w:r>
    </w:p>
    <w:p w14:paraId="32B27A3D" w14:textId="77777777" w:rsidR="001E4DEA" w:rsidRDefault="001E4DEA" w:rsidP="001E4DEA">
      <w:pPr>
        <w:rPr>
          <w:rFonts w:hint="eastAsia"/>
        </w:rPr>
      </w:pPr>
      <w:r>
        <w:rPr>
          <w:rFonts w:hint="eastAsia"/>
        </w:rPr>
        <w:t>凡因本合同引起的或与本合同有关的一切争议，双方应友好协商解决。若争议自发生之日起7个工作日内仍不能得到解决，则任何一方均有权选择向海淀区基层人民法院起诉，以诉讼解决争议。</w:t>
      </w:r>
    </w:p>
    <w:p w14:paraId="04085014" w14:textId="77777777" w:rsidR="001E4DEA" w:rsidRDefault="001E4DEA" w:rsidP="001E4DEA">
      <w:pPr>
        <w:rPr>
          <w:rFonts w:hint="eastAsia"/>
        </w:rPr>
      </w:pPr>
    </w:p>
    <w:p w14:paraId="4DF4C18B" w14:textId="77777777" w:rsidR="001E4DEA" w:rsidRDefault="001E4DEA" w:rsidP="001E4DEA">
      <w:pPr>
        <w:rPr>
          <w:rFonts w:hint="eastAsia"/>
        </w:rPr>
      </w:pPr>
      <w:r>
        <w:rPr>
          <w:rFonts w:hint="eastAsia"/>
        </w:rPr>
        <w:t>第十三条 合同效力</w:t>
      </w:r>
    </w:p>
    <w:p w14:paraId="41B1C6C4" w14:textId="77777777" w:rsidR="001E4DEA" w:rsidRDefault="001E4DEA" w:rsidP="001E4DEA">
      <w:pPr>
        <w:rPr>
          <w:rFonts w:hint="eastAsia"/>
        </w:rPr>
      </w:pPr>
      <w:r>
        <w:rPr>
          <w:rFonts w:hint="eastAsia"/>
        </w:rPr>
        <w:t>1.本合同经甲乙双方签字且盖章之日起生效，合同生效之后任何一方不得擅自变更和解除。</w:t>
      </w:r>
    </w:p>
    <w:p w14:paraId="5C231BCD" w14:textId="77777777" w:rsidR="001E4DEA" w:rsidRDefault="001E4DEA" w:rsidP="001E4DEA">
      <w:pPr>
        <w:rPr>
          <w:rFonts w:hint="eastAsia"/>
        </w:rPr>
      </w:pPr>
      <w:r>
        <w:rPr>
          <w:rFonts w:hint="eastAsia"/>
        </w:rPr>
        <w:t>2.本合同一式二份，甲乙双方各执一份。合同</w:t>
      </w:r>
      <w:proofErr w:type="gramStart"/>
      <w:r>
        <w:rPr>
          <w:rFonts w:hint="eastAsia"/>
        </w:rPr>
        <w:t>传真件视合同</w:t>
      </w:r>
      <w:proofErr w:type="gramEnd"/>
      <w:r>
        <w:rPr>
          <w:rFonts w:hint="eastAsia"/>
        </w:rPr>
        <w:t>正本，与合同正本具有同等法律效力。</w:t>
      </w:r>
    </w:p>
    <w:p w14:paraId="49EE7611" w14:textId="77777777" w:rsidR="001E4DEA" w:rsidRDefault="001E4DEA" w:rsidP="001E4DEA">
      <w:pPr>
        <w:rPr>
          <w:ins w:id="38" w:author="旺龙 刘" w:date="2025-11-10T22:08:00Z"/>
        </w:rPr>
      </w:pPr>
      <w:r>
        <w:rPr>
          <w:rFonts w:hint="eastAsia"/>
        </w:rPr>
        <w:t>3.本合同有效期自合同生效之日起至2020年11月11日止。</w:t>
      </w:r>
    </w:p>
    <w:p w14:paraId="4A052599" w14:textId="77777777" w:rsidR="00E15A22" w:rsidRDefault="00E15A22" w:rsidP="001E4DEA">
      <w:pPr>
        <w:rPr>
          <w:ins w:id="39" w:author="旺龙 刘" w:date="2025-11-10T22:08:00Z"/>
        </w:rPr>
      </w:pPr>
    </w:p>
    <w:p w14:paraId="02530425" w14:textId="77777777" w:rsidR="00E15A22" w:rsidRDefault="00E15A22" w:rsidP="001E4DEA">
      <w:pPr>
        <w:rPr>
          <w:ins w:id="40" w:author="旺龙 刘" w:date="2025-11-10T22:08:00Z"/>
        </w:rPr>
      </w:pPr>
      <w:ins w:id="41" w:author="旺龙 刘" w:date="2025-11-10T22:08:00Z">
        <w:r w:rsidRPr="00E15A22">
          <w:t>第十四条 保密义务</w:t>
        </w:r>
      </w:ins>
    </w:p>
    <w:p w14:paraId="64CDEA60" w14:textId="77777777" w:rsidR="00E15A22" w:rsidRDefault="00E15A22" w:rsidP="001E4DEA">
      <w:pPr>
        <w:rPr>
          <w:ins w:id="42" w:author="旺龙 刘" w:date="2025-11-10T22:08:00Z"/>
        </w:rPr>
      </w:pPr>
      <w:ins w:id="43" w:author="旺龙 刘" w:date="2025-11-10T22:08:00Z">
        <w:r w:rsidRPr="00E15A22">
          <w:t>14.1 双方确认，在本合同磋商、签署及履行过程中获知的对方及其关联企业的技术、财务、商业及其他非公开信息（包括但不限于产品参数、价格、交易条件、客户信息及本合同内容）均构成保密信息。</w:t>
        </w:r>
      </w:ins>
    </w:p>
    <w:p w14:paraId="14B121FE" w14:textId="77777777" w:rsidR="00E15A22" w:rsidRDefault="00E15A22" w:rsidP="001E4DEA">
      <w:pPr>
        <w:rPr>
          <w:ins w:id="44" w:author="旺龙 刘" w:date="2025-11-10T22:08:00Z"/>
        </w:rPr>
      </w:pPr>
      <w:ins w:id="45" w:author="旺龙 刘" w:date="2025-11-10T22:08:00Z">
        <w:r w:rsidRPr="00E15A22">
          <w:t>14.2 双方及其各自的董事、监事、高级管理人员、雇员、代理人、顾问等（统称‘相关人员’）应对保密信息严格保密，未经对方事先书面同意，不得向任何第三方披露，亦不得用于本合同以外的任何目的。</w:t>
        </w:r>
      </w:ins>
    </w:p>
    <w:p w14:paraId="11E17FA5" w14:textId="77777777" w:rsidR="00E15A22" w:rsidRDefault="00E15A22" w:rsidP="001E4DEA">
      <w:pPr>
        <w:rPr>
          <w:ins w:id="46" w:author="旺龙 刘" w:date="2025-11-10T22:08:00Z"/>
        </w:rPr>
      </w:pPr>
      <w:ins w:id="47" w:author="旺龙 刘" w:date="2025-11-10T22:08:00Z">
        <w:r w:rsidRPr="00E15A22">
          <w:t>14.3 保密义务持续有效至本合同终止后【3】年。法律法规要求披露或信息已进入公有领域的除外。</w:t>
        </w:r>
      </w:ins>
    </w:p>
    <w:p w14:paraId="18D1E31A" w14:textId="77777777" w:rsidR="00E15A22" w:rsidRDefault="00E15A22" w:rsidP="001E4DEA">
      <w:pPr>
        <w:rPr>
          <w:ins w:id="48" w:author="旺龙 刘" w:date="2025-11-10T22:08:00Z"/>
        </w:rPr>
      </w:pPr>
      <w:ins w:id="49" w:author="旺龙 刘" w:date="2025-11-10T22:08:00Z">
        <w:r w:rsidRPr="00E15A22">
          <w:t>14.4 任何一方违反本条保密义务，应赔偿对方因此遭受的全部直接和间接损失。</w:t>
        </w:r>
      </w:ins>
    </w:p>
    <w:p w14:paraId="51529A28" w14:textId="7177B7C5" w:rsidR="00E15A22" w:rsidRDefault="00E15A22" w:rsidP="001E4DEA">
      <w:pPr>
        <w:rPr>
          <w:ins w:id="50" w:author="旺龙 刘" w:date="2025-11-10T22:10:00Z"/>
        </w:rPr>
      </w:pPr>
      <w:ins w:id="51" w:author="旺龙 刘" w:date="2025-11-10T22:08:00Z">
        <w:r w:rsidRPr="00E15A22">
          <w:t>14.5 本保密条款独立于本合同其他条款，不因本合同的无效、解除或终止而失效。</w:t>
        </w:r>
      </w:ins>
    </w:p>
    <w:p w14:paraId="5B0D8226" w14:textId="77777777" w:rsidR="00E15A22" w:rsidRDefault="00E15A22" w:rsidP="001E4DEA">
      <w:pPr>
        <w:rPr>
          <w:ins w:id="52" w:author="旺龙 刘" w:date="2025-11-10T22:10:00Z"/>
        </w:rPr>
      </w:pPr>
    </w:p>
    <w:p w14:paraId="3E90F2B3" w14:textId="2160AAB0" w:rsidR="00E15A22" w:rsidRDefault="00E15A22" w:rsidP="001E4DEA">
      <w:pPr>
        <w:rPr>
          <w:rFonts w:hint="eastAsia"/>
        </w:rPr>
      </w:pPr>
      <w:ins w:id="53" w:author="旺龙 刘" w:date="2025-11-10T22:10:00Z">
        <w:r w:rsidRPr="00E15A22">
          <w:t>本合同于____年____月____日在____签订</w:t>
        </w:r>
        <w:proofErr w:type="gramStart"/>
        <w:r w:rsidRPr="00E15A22">
          <w:t>”</w:t>
        </w:r>
        <w:proofErr w:type="gramEnd"/>
        <w:r w:rsidRPr="00E15A22">
          <w:t>或“本合同签订日期：____年____月____日</w:t>
        </w:r>
      </w:ins>
    </w:p>
    <w:p w14:paraId="5C3447E9" w14:textId="77777777" w:rsidR="001E4DEA" w:rsidRDefault="001E4DEA" w:rsidP="001E4DEA">
      <w:pPr>
        <w:rPr>
          <w:rFonts w:hint="eastAsia"/>
        </w:rPr>
      </w:pPr>
    </w:p>
    <w:p w14:paraId="5CB79866" w14:textId="77777777" w:rsidR="001E4DEA" w:rsidRDefault="001E4DEA" w:rsidP="001E4DEA">
      <w:pPr>
        <w:rPr>
          <w:rFonts w:hint="eastAsia"/>
        </w:rPr>
      </w:pPr>
      <w:r>
        <w:rPr>
          <w:rFonts w:hint="eastAsia"/>
        </w:rPr>
        <w:t>甲方：华</w:t>
      </w:r>
      <w:proofErr w:type="gramStart"/>
      <w:r>
        <w:rPr>
          <w:rFonts w:hint="eastAsia"/>
        </w:rPr>
        <w:t>宇元典信息</w:t>
      </w:r>
      <w:proofErr w:type="gramEnd"/>
      <w:r>
        <w:rPr>
          <w:rFonts w:hint="eastAsia"/>
        </w:rPr>
        <w:t>服务有限公司</w:t>
      </w:r>
      <w:r>
        <w:rPr>
          <w:rFonts w:hint="eastAsia"/>
        </w:rPr>
        <w:tab/>
      </w:r>
      <w:r>
        <w:rPr>
          <w:rFonts w:hint="eastAsia"/>
        </w:rPr>
        <w:tab/>
        <w:t xml:space="preserve">乙方：天问机械设备（北京）有限公司 </w:t>
      </w:r>
    </w:p>
    <w:p w14:paraId="0A5E6A55" w14:textId="77777777" w:rsidR="001E4DEA" w:rsidRDefault="001E4DEA" w:rsidP="001E4DEA">
      <w:pPr>
        <w:rPr>
          <w:rFonts w:hint="eastAsia"/>
        </w:rPr>
      </w:pPr>
      <w:r>
        <w:rPr>
          <w:rFonts w:hint="eastAsia"/>
        </w:rPr>
        <w:t>（盖章）</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（盖章） </w:t>
      </w:r>
    </w:p>
    <w:p w14:paraId="19DF6A8E" w14:textId="6321FA38" w:rsidR="00D1019B" w:rsidRDefault="001E4DEA" w:rsidP="001E4DEA">
      <w:pPr>
        <w:rPr>
          <w:rFonts w:hint="eastAsia"/>
        </w:rPr>
      </w:pPr>
      <w:r>
        <w:rPr>
          <w:rFonts w:hint="eastAsia"/>
        </w:rPr>
        <w:t>法定代表人或委托代理人：</w:t>
      </w:r>
      <w:r>
        <w:rPr>
          <w:rFonts w:hint="eastAsia"/>
        </w:rPr>
        <w:tab/>
      </w:r>
      <w:r>
        <w:rPr>
          <w:rFonts w:hint="eastAsia"/>
        </w:rPr>
        <w:tab/>
      </w:r>
      <w:r>
        <w:rPr>
          <w:rFonts w:hint="eastAsia"/>
        </w:rPr>
        <w:tab/>
      </w:r>
      <w:r>
        <w:rPr>
          <w:rFonts w:hint="eastAsia"/>
        </w:rPr>
        <w:tab/>
        <w:t>法定代表人或委托代理人：</w:t>
      </w:r>
    </w:p>
    <w:sectPr w:rsidR="00D101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旺龙 刘">
    <w15:presenceInfo w15:providerId="Windows Live" w15:userId="91ee1a8b6c8945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DEA"/>
    <w:rsid w:val="000B7225"/>
    <w:rsid w:val="001E4DEA"/>
    <w:rsid w:val="003C70C4"/>
    <w:rsid w:val="00434C90"/>
    <w:rsid w:val="004D3B58"/>
    <w:rsid w:val="0066402B"/>
    <w:rsid w:val="00D1019B"/>
    <w:rsid w:val="00D579BF"/>
    <w:rsid w:val="00E15A22"/>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7603"/>
  <w15:chartTrackingRefBased/>
  <w15:docId w15:val="{4C845F88-1886-4C19-824D-4ADB2819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E4D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4D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4D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4D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E4DE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E4DE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E4D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4D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E4DE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4D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4D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4D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4DEA"/>
    <w:rPr>
      <w:rFonts w:cstheme="majorBidi"/>
      <w:color w:val="0F4761" w:themeColor="accent1" w:themeShade="BF"/>
      <w:sz w:val="28"/>
      <w:szCs w:val="28"/>
    </w:rPr>
  </w:style>
  <w:style w:type="character" w:customStyle="1" w:styleId="50">
    <w:name w:val="标题 5 字符"/>
    <w:basedOn w:val="a0"/>
    <w:link w:val="5"/>
    <w:uiPriority w:val="9"/>
    <w:semiHidden/>
    <w:rsid w:val="001E4DEA"/>
    <w:rPr>
      <w:rFonts w:cstheme="majorBidi"/>
      <w:color w:val="0F4761" w:themeColor="accent1" w:themeShade="BF"/>
      <w:sz w:val="24"/>
      <w:szCs w:val="24"/>
    </w:rPr>
  </w:style>
  <w:style w:type="character" w:customStyle="1" w:styleId="60">
    <w:name w:val="标题 6 字符"/>
    <w:basedOn w:val="a0"/>
    <w:link w:val="6"/>
    <w:uiPriority w:val="9"/>
    <w:semiHidden/>
    <w:rsid w:val="001E4DEA"/>
    <w:rPr>
      <w:rFonts w:cstheme="majorBidi"/>
      <w:b/>
      <w:bCs/>
      <w:color w:val="0F4761" w:themeColor="accent1" w:themeShade="BF"/>
    </w:rPr>
  </w:style>
  <w:style w:type="character" w:customStyle="1" w:styleId="70">
    <w:name w:val="标题 7 字符"/>
    <w:basedOn w:val="a0"/>
    <w:link w:val="7"/>
    <w:uiPriority w:val="9"/>
    <w:semiHidden/>
    <w:rsid w:val="001E4DEA"/>
    <w:rPr>
      <w:rFonts w:cstheme="majorBidi"/>
      <w:b/>
      <w:bCs/>
      <w:color w:val="595959" w:themeColor="text1" w:themeTint="A6"/>
    </w:rPr>
  </w:style>
  <w:style w:type="character" w:customStyle="1" w:styleId="80">
    <w:name w:val="标题 8 字符"/>
    <w:basedOn w:val="a0"/>
    <w:link w:val="8"/>
    <w:uiPriority w:val="9"/>
    <w:semiHidden/>
    <w:rsid w:val="001E4DEA"/>
    <w:rPr>
      <w:rFonts w:cstheme="majorBidi"/>
      <w:color w:val="595959" w:themeColor="text1" w:themeTint="A6"/>
    </w:rPr>
  </w:style>
  <w:style w:type="character" w:customStyle="1" w:styleId="90">
    <w:name w:val="标题 9 字符"/>
    <w:basedOn w:val="a0"/>
    <w:link w:val="9"/>
    <w:uiPriority w:val="9"/>
    <w:semiHidden/>
    <w:rsid w:val="001E4DEA"/>
    <w:rPr>
      <w:rFonts w:eastAsiaTheme="majorEastAsia" w:cstheme="majorBidi"/>
      <w:color w:val="595959" w:themeColor="text1" w:themeTint="A6"/>
    </w:rPr>
  </w:style>
  <w:style w:type="paragraph" w:styleId="a3">
    <w:name w:val="Title"/>
    <w:basedOn w:val="a"/>
    <w:next w:val="a"/>
    <w:link w:val="a4"/>
    <w:uiPriority w:val="10"/>
    <w:qFormat/>
    <w:rsid w:val="001E4D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4D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4D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4D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4DEA"/>
    <w:pPr>
      <w:spacing w:before="160" w:after="160"/>
      <w:jc w:val="center"/>
    </w:pPr>
    <w:rPr>
      <w:i/>
      <w:iCs/>
      <w:color w:val="404040" w:themeColor="text1" w:themeTint="BF"/>
    </w:rPr>
  </w:style>
  <w:style w:type="character" w:customStyle="1" w:styleId="a8">
    <w:name w:val="引用 字符"/>
    <w:basedOn w:val="a0"/>
    <w:link w:val="a7"/>
    <w:uiPriority w:val="29"/>
    <w:rsid w:val="001E4DEA"/>
    <w:rPr>
      <w:i/>
      <w:iCs/>
      <w:color w:val="404040" w:themeColor="text1" w:themeTint="BF"/>
    </w:rPr>
  </w:style>
  <w:style w:type="paragraph" w:styleId="a9">
    <w:name w:val="List Paragraph"/>
    <w:basedOn w:val="a"/>
    <w:uiPriority w:val="34"/>
    <w:qFormat/>
    <w:rsid w:val="001E4DEA"/>
    <w:pPr>
      <w:ind w:left="720"/>
      <w:contextualSpacing/>
    </w:pPr>
  </w:style>
  <w:style w:type="character" w:styleId="aa">
    <w:name w:val="Intense Emphasis"/>
    <w:basedOn w:val="a0"/>
    <w:uiPriority w:val="21"/>
    <w:qFormat/>
    <w:rsid w:val="001E4DEA"/>
    <w:rPr>
      <w:i/>
      <w:iCs/>
      <w:color w:val="0F4761" w:themeColor="accent1" w:themeShade="BF"/>
    </w:rPr>
  </w:style>
  <w:style w:type="paragraph" w:styleId="ab">
    <w:name w:val="Intense Quote"/>
    <w:basedOn w:val="a"/>
    <w:next w:val="a"/>
    <w:link w:val="ac"/>
    <w:uiPriority w:val="30"/>
    <w:qFormat/>
    <w:rsid w:val="001E4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4DEA"/>
    <w:rPr>
      <w:i/>
      <w:iCs/>
      <w:color w:val="0F4761" w:themeColor="accent1" w:themeShade="BF"/>
    </w:rPr>
  </w:style>
  <w:style w:type="character" w:styleId="ad">
    <w:name w:val="Intense Reference"/>
    <w:basedOn w:val="a0"/>
    <w:uiPriority w:val="32"/>
    <w:qFormat/>
    <w:rsid w:val="001E4DEA"/>
    <w:rPr>
      <w:b/>
      <w:bCs/>
      <w:smallCaps/>
      <w:color w:val="0F4761" w:themeColor="accent1" w:themeShade="BF"/>
      <w:spacing w:val="5"/>
    </w:rPr>
  </w:style>
  <w:style w:type="paragraph" w:styleId="ae">
    <w:name w:val="Revision"/>
    <w:hidden/>
    <w:uiPriority w:val="99"/>
    <w:semiHidden/>
    <w:rsid w:val="001E4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3</cp:revision>
  <dcterms:created xsi:type="dcterms:W3CDTF">2025-11-10T13:56:00Z</dcterms:created>
  <dcterms:modified xsi:type="dcterms:W3CDTF">2025-11-10T14:13:00Z</dcterms:modified>
</cp:coreProperties>
</file>