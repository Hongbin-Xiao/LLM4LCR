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6F36FF" w14:textId="35221D1C" w:rsidR="00A642CA" w:rsidRDefault="00A642CA" w:rsidP="00A642CA">
      <w:pPr>
        <w:rPr>
          <w:rFonts w:hint="eastAsia"/>
        </w:rPr>
      </w:pPr>
      <w:proofErr w:type="gramStart"/>
      <w:r>
        <w:rPr>
          <w:rFonts w:hint="eastAsia"/>
        </w:rPr>
        <w:t>幂</w:t>
      </w:r>
      <w:proofErr w:type="gramEnd"/>
      <w:r>
        <w:rPr>
          <w:rFonts w:hint="eastAsia"/>
        </w:rPr>
        <w:t>律智能有限责任公司货物买卖合同</w:t>
      </w:r>
      <w:ins w:id="0" w:author="旺龙 刘" w:date="2025-11-10T21:56:00Z">
        <w:r w:rsidR="000D45EF" w:rsidRPr="000D45EF">
          <w:rPr>
            <w:rFonts w:hint="eastAsia"/>
            <w:color w:val="FF0000"/>
            <w:rPrChange w:id="1" w:author="旺龙 刘" w:date="2025-11-10T21:56:00Z">
              <w:rPr>
                <w:rFonts w:hint="eastAsia"/>
              </w:rPr>
            </w:rPrChange>
          </w:rPr>
          <w:t>（修改时间12分29秒）</w:t>
        </w:r>
      </w:ins>
    </w:p>
    <w:p w14:paraId="779DB059" w14:textId="77777777" w:rsidR="00A642CA" w:rsidRDefault="00A642CA" w:rsidP="00A642CA">
      <w:pPr>
        <w:rPr>
          <w:rFonts w:hint="eastAsia"/>
        </w:rPr>
      </w:pPr>
    </w:p>
    <w:p w14:paraId="77832CC2" w14:textId="77777777" w:rsidR="00A642CA" w:rsidRDefault="00A642CA" w:rsidP="00A642CA">
      <w:pPr>
        <w:rPr>
          <w:rFonts w:hint="eastAsia"/>
        </w:rPr>
      </w:pPr>
      <w:r>
        <w:rPr>
          <w:rFonts w:hint="eastAsia"/>
        </w:rPr>
        <w:t>合同编号：CH-2022-48</w:t>
      </w:r>
    </w:p>
    <w:p w14:paraId="7E58F400" w14:textId="77777777" w:rsidR="00A642CA" w:rsidRDefault="00A642CA" w:rsidP="00A642CA">
      <w:pPr>
        <w:rPr>
          <w:rFonts w:hint="eastAsia"/>
        </w:rPr>
      </w:pPr>
    </w:p>
    <w:p w14:paraId="3595A900" w14:textId="77777777" w:rsidR="00A642CA" w:rsidRDefault="00A642CA" w:rsidP="00A642CA">
      <w:pPr>
        <w:rPr>
          <w:rFonts w:hint="eastAsia"/>
        </w:rPr>
      </w:pPr>
      <w:r>
        <w:rPr>
          <w:rFonts w:hint="eastAsia"/>
        </w:rPr>
        <w:t>甲方：</w:t>
      </w:r>
      <w:proofErr w:type="gramStart"/>
      <w:r>
        <w:rPr>
          <w:rFonts w:hint="eastAsia"/>
        </w:rPr>
        <w:t>幂</w:t>
      </w:r>
      <w:proofErr w:type="gramEnd"/>
      <w:r>
        <w:rPr>
          <w:rFonts w:hint="eastAsia"/>
        </w:rPr>
        <w:t xml:space="preserve">律智能有限责任公司 </w:t>
      </w:r>
    </w:p>
    <w:p w14:paraId="4981285C" w14:textId="77777777" w:rsidR="00A642CA" w:rsidRDefault="00A642CA" w:rsidP="00A642CA">
      <w:pPr>
        <w:rPr>
          <w:rFonts w:hint="eastAsia"/>
        </w:rPr>
      </w:pPr>
      <w:r>
        <w:rPr>
          <w:rFonts w:hint="eastAsia"/>
        </w:rPr>
        <w:t>统一社会信用代码：1234444CHG19283D123</w:t>
      </w:r>
    </w:p>
    <w:p w14:paraId="7AF63692" w14:textId="77777777" w:rsidR="00A642CA" w:rsidRDefault="00A642CA" w:rsidP="00A642CA">
      <w:pPr>
        <w:rPr>
          <w:rFonts w:hint="eastAsia"/>
        </w:rPr>
      </w:pPr>
      <w:r>
        <w:rPr>
          <w:rFonts w:hint="eastAsia"/>
        </w:rPr>
        <w:t>联系人：白居易</w:t>
      </w:r>
    </w:p>
    <w:p w14:paraId="5298877C" w14:textId="77777777" w:rsidR="00A642CA" w:rsidRDefault="00A642CA" w:rsidP="00A642CA">
      <w:pPr>
        <w:rPr>
          <w:rFonts w:hint="eastAsia"/>
        </w:rPr>
      </w:pPr>
      <w:r>
        <w:rPr>
          <w:rFonts w:hint="eastAsia"/>
        </w:rPr>
        <w:t>联系方式：1360000000</w:t>
      </w:r>
    </w:p>
    <w:p w14:paraId="4092710B" w14:textId="77777777" w:rsidR="00A642CA" w:rsidRDefault="00A642CA" w:rsidP="00A642CA">
      <w:pPr>
        <w:rPr>
          <w:rFonts w:hint="eastAsia"/>
        </w:rPr>
      </w:pPr>
    </w:p>
    <w:p w14:paraId="4D079A66" w14:textId="77777777" w:rsidR="00A642CA" w:rsidRDefault="00A642CA" w:rsidP="00A642CA">
      <w:pPr>
        <w:rPr>
          <w:rFonts w:hint="eastAsia"/>
        </w:rPr>
      </w:pPr>
      <w:r>
        <w:rPr>
          <w:rFonts w:hint="eastAsia"/>
        </w:rPr>
        <w:t>乙方：</w:t>
      </w:r>
      <w:proofErr w:type="gramStart"/>
      <w:r>
        <w:rPr>
          <w:rFonts w:hint="eastAsia"/>
        </w:rPr>
        <w:t>洛阳美科</w:t>
      </w:r>
      <w:proofErr w:type="gramEnd"/>
      <w:r>
        <w:rPr>
          <w:rFonts w:hint="eastAsia"/>
        </w:rPr>
        <w:t>办公家具有限公司</w:t>
      </w:r>
    </w:p>
    <w:p w14:paraId="37BB0802" w14:textId="77777777" w:rsidR="00A642CA" w:rsidRDefault="00A642CA" w:rsidP="00A642CA">
      <w:pPr>
        <w:rPr>
          <w:rFonts w:hint="eastAsia"/>
        </w:rPr>
      </w:pPr>
      <w:r>
        <w:rPr>
          <w:rFonts w:hint="eastAsia"/>
        </w:rPr>
        <w:t>统一社会信用代码：123578DOG108G123</w:t>
      </w:r>
    </w:p>
    <w:p w14:paraId="1D2EFD1C" w14:textId="77777777" w:rsidR="00A642CA" w:rsidRDefault="00A642CA" w:rsidP="00A642CA">
      <w:pPr>
        <w:rPr>
          <w:rFonts w:hint="eastAsia"/>
        </w:rPr>
      </w:pPr>
      <w:r>
        <w:rPr>
          <w:rFonts w:hint="eastAsia"/>
        </w:rPr>
        <w:t>联系人：杜甫</w:t>
      </w:r>
    </w:p>
    <w:p w14:paraId="2EB0E07B" w14:textId="77777777" w:rsidR="00A642CA" w:rsidRDefault="00A642CA" w:rsidP="00A642CA">
      <w:pPr>
        <w:rPr>
          <w:rFonts w:hint="eastAsia"/>
        </w:rPr>
      </w:pPr>
      <w:r>
        <w:rPr>
          <w:rFonts w:hint="eastAsia"/>
        </w:rPr>
        <w:t>联系方式：13650000000</w:t>
      </w:r>
    </w:p>
    <w:p w14:paraId="52A0A932" w14:textId="77777777" w:rsidR="00A642CA" w:rsidRDefault="00A642CA" w:rsidP="00A642CA">
      <w:pPr>
        <w:rPr>
          <w:rFonts w:hint="eastAsia"/>
        </w:rPr>
      </w:pPr>
    </w:p>
    <w:p w14:paraId="7887CD2F" w14:textId="77777777" w:rsidR="00A642CA" w:rsidRDefault="00A642CA" w:rsidP="00A642CA">
      <w:pPr>
        <w:rPr>
          <w:rFonts w:hint="eastAsia"/>
        </w:rPr>
      </w:pPr>
      <w:r>
        <w:rPr>
          <w:rFonts w:hint="eastAsia"/>
        </w:rPr>
        <w:t>签订地点：北京市海淀区</w:t>
      </w:r>
    </w:p>
    <w:p w14:paraId="0CD7851B" w14:textId="77777777" w:rsidR="00A642CA" w:rsidRDefault="00A642CA" w:rsidP="00A642CA">
      <w:pPr>
        <w:rPr>
          <w:rFonts w:hint="eastAsia"/>
        </w:rPr>
      </w:pPr>
    </w:p>
    <w:p w14:paraId="431A0831" w14:textId="030DBB3D" w:rsidR="00A642CA" w:rsidRDefault="00FE2926" w:rsidP="00A642CA">
      <w:pPr>
        <w:rPr>
          <w:rFonts w:hint="eastAsia"/>
        </w:rPr>
      </w:pPr>
      <w:proofErr w:type="gramStart"/>
      <w:ins w:id="2" w:author="旺龙 刘" w:date="2025-11-10T21:44:00Z">
        <w:r>
          <w:rPr>
            <w:rFonts w:hint="eastAsia"/>
          </w:rPr>
          <w:t>幂</w:t>
        </w:r>
        <w:proofErr w:type="gramEnd"/>
        <w:r>
          <w:rPr>
            <w:rFonts w:hint="eastAsia"/>
          </w:rPr>
          <w:t>律智能有限责任公司</w:t>
        </w:r>
      </w:ins>
      <w:del w:id="3" w:author="旺龙 刘" w:date="2025-11-10T21:44:00Z">
        <w:r w:rsidR="00A642CA" w:rsidDel="00FE2926">
          <w:rPr>
            <w:rFonts w:hint="eastAsia"/>
          </w:rPr>
          <w:delText>幂律智能</w:delText>
        </w:r>
      </w:del>
      <w:r w:rsidR="00A642CA">
        <w:rPr>
          <w:rFonts w:hint="eastAsia"/>
        </w:rPr>
        <w:t>(以下简称：“甲方”)与</w:t>
      </w:r>
      <w:proofErr w:type="gramStart"/>
      <w:r w:rsidR="00A642CA">
        <w:rPr>
          <w:rFonts w:hint="eastAsia"/>
        </w:rPr>
        <w:t>洛阳美科</w:t>
      </w:r>
      <w:proofErr w:type="gramEnd"/>
      <w:r w:rsidR="00A642CA">
        <w:rPr>
          <w:rFonts w:hint="eastAsia"/>
        </w:rPr>
        <w:t>办公家具有限公司 (以下简称：“乙方”)经协商确认甲方向乙方采购家具。甲乙双方同意达成以下合意：</w:t>
      </w:r>
    </w:p>
    <w:p w14:paraId="58B92028" w14:textId="77777777" w:rsidR="00A642CA" w:rsidRDefault="00A642CA" w:rsidP="00A642CA">
      <w:pPr>
        <w:rPr>
          <w:rFonts w:hint="eastAsia"/>
        </w:rPr>
      </w:pPr>
      <w:r>
        <w:rPr>
          <w:rFonts w:hint="eastAsia"/>
        </w:rPr>
        <w:t>1.定义</w:t>
      </w:r>
    </w:p>
    <w:p w14:paraId="51138EFF" w14:textId="77777777" w:rsidR="00A642CA" w:rsidRDefault="00A642CA" w:rsidP="00A642CA">
      <w:pPr>
        <w:rPr>
          <w:rFonts w:hint="eastAsia"/>
        </w:rPr>
      </w:pPr>
      <w:r>
        <w:rPr>
          <w:rFonts w:hint="eastAsia"/>
        </w:rPr>
        <w:t>本合同下列术语应解释为：</w:t>
      </w:r>
    </w:p>
    <w:p w14:paraId="7661BF20" w14:textId="77777777" w:rsidR="00A642CA" w:rsidRDefault="00A642CA" w:rsidP="00A642CA">
      <w:pPr>
        <w:rPr>
          <w:rFonts w:hint="eastAsia"/>
        </w:rPr>
      </w:pPr>
      <w:r>
        <w:rPr>
          <w:rFonts w:hint="eastAsia"/>
        </w:rPr>
        <w:t>1.1　“货物”是指根据本合同规定，乙方须向甲方提供的全部产品。</w:t>
      </w:r>
    </w:p>
    <w:p w14:paraId="1EEE1D72" w14:textId="77777777" w:rsidR="00A642CA" w:rsidRDefault="00A642CA" w:rsidP="00A642CA">
      <w:pPr>
        <w:rPr>
          <w:rFonts w:hint="eastAsia"/>
        </w:rPr>
      </w:pPr>
      <w:r>
        <w:rPr>
          <w:rFonts w:hint="eastAsia"/>
        </w:rPr>
        <w:t>1.2　“服务”是指根据本合同规定，乙方承担与货物有关的相关服务，包括但不限于运输、保险、安装、调试、技术支持、售后服务、培训和合同中规定乙方应承担的其他义务。</w:t>
      </w:r>
    </w:p>
    <w:p w14:paraId="2FEC6AC4" w14:textId="77777777" w:rsidR="00A642CA" w:rsidRDefault="00A642CA" w:rsidP="00A642CA">
      <w:pPr>
        <w:rPr>
          <w:rFonts w:hint="eastAsia"/>
        </w:rPr>
      </w:pPr>
    </w:p>
    <w:p w14:paraId="1BC8BE91" w14:textId="77777777" w:rsidR="00A642CA" w:rsidRDefault="00A642CA" w:rsidP="00A642CA">
      <w:pPr>
        <w:rPr>
          <w:rFonts w:hint="eastAsia"/>
        </w:rPr>
      </w:pPr>
      <w:r>
        <w:rPr>
          <w:rFonts w:hint="eastAsia"/>
        </w:rPr>
        <w:t>2.货物名称、数量</w:t>
      </w:r>
    </w:p>
    <w:p w14:paraId="7F438096" w14:textId="77777777" w:rsidR="00A642CA" w:rsidRDefault="00A642CA" w:rsidP="00A642CA">
      <w:pPr>
        <w:rPr>
          <w:rFonts w:hint="eastAsia"/>
        </w:rPr>
      </w:pPr>
      <w:r>
        <w:rPr>
          <w:rFonts w:hint="eastAsia"/>
        </w:rPr>
        <w:t>办公家具40套，及其备用安装组件40套</w:t>
      </w:r>
    </w:p>
    <w:p w14:paraId="5BA8F85F" w14:textId="77777777" w:rsidR="00A642CA" w:rsidRDefault="00A642CA" w:rsidP="00A642CA">
      <w:pPr>
        <w:rPr>
          <w:rFonts w:hint="eastAsia"/>
        </w:rPr>
      </w:pPr>
    </w:p>
    <w:p w14:paraId="7C4D3457" w14:textId="77777777" w:rsidR="00A642CA" w:rsidRDefault="00A642CA" w:rsidP="00A642CA">
      <w:pPr>
        <w:rPr>
          <w:rFonts w:hint="eastAsia"/>
        </w:rPr>
      </w:pPr>
      <w:r>
        <w:rPr>
          <w:rFonts w:hint="eastAsia"/>
        </w:rPr>
        <w:t>3.价款</w:t>
      </w:r>
    </w:p>
    <w:p w14:paraId="38DDFA06" w14:textId="5891DE0F" w:rsidR="00A642CA" w:rsidRDefault="00A642CA" w:rsidP="00A642CA">
      <w:pPr>
        <w:rPr>
          <w:rFonts w:hint="eastAsia"/>
        </w:rPr>
      </w:pPr>
      <w:r>
        <w:rPr>
          <w:rFonts w:hint="eastAsia"/>
        </w:rPr>
        <w:t>本合同总金额为123,445.32元（大写：</w:t>
      </w:r>
      <w:proofErr w:type="gramStart"/>
      <w:r>
        <w:rPr>
          <w:rFonts w:hint="eastAsia"/>
        </w:rPr>
        <w:t>壹拾贰万叁仟肆佰肆拾伍</w:t>
      </w:r>
      <w:proofErr w:type="gramEnd"/>
      <w:r>
        <w:rPr>
          <w:rFonts w:hint="eastAsia"/>
        </w:rPr>
        <w:t>元叁角贰分）</w:t>
      </w:r>
      <w:ins w:id="4" w:author="旺龙 刘" w:date="2025-11-10T21:55:00Z">
        <w:r w:rsidR="000D45EF">
          <w:rPr>
            <w:rFonts w:hint="eastAsia"/>
          </w:rPr>
          <w:t>，</w:t>
        </w:r>
        <w:r w:rsidR="000D45EF" w:rsidRPr="000D45EF">
          <w:t>该金额为含税价</w:t>
        </w:r>
      </w:ins>
      <w:r>
        <w:rPr>
          <w:rFonts w:hint="eastAsia"/>
        </w:rPr>
        <w:t>。合同总金额为乙方提供货物并完成其他相关服务的全部价格（包括但不限于运输费用、保险费用、装卸费用、保管费用、报关费用等）。本合同金额是甲方依据本合同应向乙方支付的全部价款，除本合同金额外，甲方不向乙方支付任何其他费用。</w:t>
      </w:r>
    </w:p>
    <w:p w14:paraId="36CD7AF1" w14:textId="77777777" w:rsidR="00A642CA" w:rsidRDefault="00A642CA" w:rsidP="00A642CA">
      <w:pPr>
        <w:rPr>
          <w:rFonts w:hint="eastAsia"/>
        </w:rPr>
      </w:pPr>
    </w:p>
    <w:p w14:paraId="03F24353" w14:textId="77777777" w:rsidR="00A642CA" w:rsidRDefault="00A642CA" w:rsidP="00A642CA">
      <w:pPr>
        <w:rPr>
          <w:rFonts w:hint="eastAsia"/>
        </w:rPr>
      </w:pPr>
      <w:r>
        <w:rPr>
          <w:rFonts w:hint="eastAsia"/>
        </w:rPr>
        <w:t>4.支付</w:t>
      </w:r>
    </w:p>
    <w:p w14:paraId="000D7D7B" w14:textId="5CBBC034" w:rsidR="00A642CA" w:rsidRDefault="00A642CA" w:rsidP="00A642CA">
      <w:pPr>
        <w:rPr>
          <w:rFonts w:hint="eastAsia"/>
        </w:rPr>
      </w:pPr>
      <w:r>
        <w:rPr>
          <w:rFonts w:hint="eastAsia"/>
        </w:rPr>
        <w:t>在甲乙双方签订合同后15个工作日内，甲方预付合同总金额20%的合同款</w:t>
      </w:r>
      <w:ins w:id="5" w:author="旺龙 刘" w:date="2025-11-10T21:51:00Z">
        <w:r w:rsidR="000D45EF" w:rsidRPr="000D45EF">
          <w:t>24,689.06</w:t>
        </w:r>
      </w:ins>
      <w:del w:id="6" w:author="旺龙 刘" w:date="2025-11-10T21:51:00Z">
        <w:r w:rsidDel="000D45EF">
          <w:rPr>
            <w:rFonts w:hint="eastAsia"/>
          </w:rPr>
          <w:delText>1,246.23</w:delText>
        </w:r>
      </w:del>
      <w:r>
        <w:rPr>
          <w:rFonts w:hint="eastAsia"/>
        </w:rPr>
        <w:t>元</w:t>
      </w:r>
      <w:ins w:id="7" w:author="旺龙 刘" w:date="2025-11-10T21:49:00Z">
        <w:r w:rsidR="000D45EF">
          <w:rPr>
            <w:rFonts w:hint="eastAsia"/>
          </w:rPr>
          <w:t>（大写：</w:t>
        </w:r>
      </w:ins>
      <w:proofErr w:type="gramStart"/>
      <w:ins w:id="8" w:author="旺龙 刘" w:date="2025-11-10T21:51:00Z">
        <w:r w:rsidR="000D45EF" w:rsidRPr="000D45EF">
          <w:t>贰万肆仟陆佰捌拾玖</w:t>
        </w:r>
        <w:proofErr w:type="gramEnd"/>
        <w:r w:rsidR="000D45EF" w:rsidRPr="000D45EF">
          <w:t>元</w:t>
        </w:r>
        <w:proofErr w:type="gramStart"/>
        <w:r w:rsidR="000D45EF" w:rsidRPr="000D45EF">
          <w:t>零陆</w:t>
        </w:r>
        <w:proofErr w:type="gramEnd"/>
        <w:r w:rsidR="000D45EF" w:rsidRPr="000D45EF">
          <w:t>分</w:t>
        </w:r>
      </w:ins>
      <w:ins w:id="9" w:author="旺龙 刘" w:date="2025-11-10T21:49:00Z">
        <w:r w:rsidR="000D45EF">
          <w:rPr>
            <w:rFonts w:hint="eastAsia"/>
          </w:rPr>
          <w:t>）</w:t>
        </w:r>
      </w:ins>
      <w:r>
        <w:rPr>
          <w:rFonts w:hint="eastAsia"/>
        </w:rPr>
        <w:t>；货到甲方指定地点交付并通过最终验收合格后7个工作日内支付合同总金额的80%的合同款</w:t>
      </w:r>
      <w:ins w:id="10" w:author="旺龙 刘" w:date="2025-11-10T21:51:00Z">
        <w:r w:rsidR="000D45EF" w:rsidRPr="000D45EF">
          <w:t>98,756.26</w:t>
        </w:r>
      </w:ins>
      <w:del w:id="11" w:author="旺龙 刘" w:date="2025-11-10T21:51:00Z">
        <w:r w:rsidDel="000D45EF">
          <w:rPr>
            <w:rFonts w:hint="eastAsia"/>
          </w:rPr>
          <w:delText>23,451.32</w:delText>
        </w:r>
      </w:del>
      <w:r>
        <w:rPr>
          <w:rFonts w:hint="eastAsia"/>
        </w:rPr>
        <w:t>元</w:t>
      </w:r>
      <w:ins w:id="12" w:author="旺龙 刘" w:date="2025-11-10T21:49:00Z">
        <w:r w:rsidR="000D45EF">
          <w:rPr>
            <w:rFonts w:hint="eastAsia"/>
          </w:rPr>
          <w:t>(大写：</w:t>
        </w:r>
      </w:ins>
      <w:ins w:id="13" w:author="旺龙 刘" w:date="2025-11-10T21:51:00Z">
        <w:r w:rsidR="000D45EF" w:rsidRPr="000D45EF">
          <w:t>玖万捌仟柒佰伍拾陆元贰角陆分</w:t>
        </w:r>
      </w:ins>
      <w:ins w:id="14" w:author="旺龙 刘" w:date="2025-11-10T21:49:00Z">
        <w:r w:rsidR="000D45EF">
          <w:rPr>
            <w:rFonts w:hint="eastAsia"/>
          </w:rPr>
          <w:t>)</w:t>
        </w:r>
      </w:ins>
      <w:r>
        <w:rPr>
          <w:rFonts w:hint="eastAsia"/>
        </w:rPr>
        <w:t>。</w:t>
      </w:r>
    </w:p>
    <w:p w14:paraId="20937F3F" w14:textId="77777777" w:rsidR="00A642CA" w:rsidRDefault="00A642CA" w:rsidP="00A642CA">
      <w:pPr>
        <w:rPr>
          <w:rFonts w:hint="eastAsia"/>
        </w:rPr>
      </w:pPr>
    </w:p>
    <w:p w14:paraId="55856A21" w14:textId="77777777" w:rsidR="00A642CA" w:rsidRDefault="00A642CA" w:rsidP="00A642CA">
      <w:pPr>
        <w:rPr>
          <w:rFonts w:hint="eastAsia"/>
        </w:rPr>
      </w:pPr>
      <w:r>
        <w:rPr>
          <w:rFonts w:hint="eastAsia"/>
        </w:rPr>
        <w:t>5.交付</w:t>
      </w:r>
    </w:p>
    <w:p w14:paraId="7A455E15" w14:textId="77777777" w:rsidR="00A642CA" w:rsidRDefault="00A642CA" w:rsidP="00A642CA">
      <w:pPr>
        <w:rPr>
          <w:rFonts w:hint="eastAsia"/>
        </w:rPr>
      </w:pPr>
      <w:r>
        <w:rPr>
          <w:rFonts w:hint="eastAsia"/>
        </w:rPr>
        <w:t>交货地点：广州市天河区，乙方负责搬运、安装。</w:t>
      </w:r>
    </w:p>
    <w:p w14:paraId="5237539F" w14:textId="2821A78E" w:rsidR="00A642CA" w:rsidRDefault="00FE2926" w:rsidP="00A642CA">
      <w:pPr>
        <w:rPr>
          <w:ins w:id="15" w:author="旺龙 刘" w:date="2025-11-10T21:45:00Z"/>
        </w:rPr>
      </w:pPr>
      <w:ins w:id="16" w:author="旺龙 刘" w:date="2025-11-10T21:45:00Z">
        <w:r w:rsidRPr="00FE2926">
          <w:t>乙方应于2022年___月___日前将全部货物运送至甲方指定地点（广州市天河区）并完成安装。</w:t>
        </w:r>
      </w:ins>
    </w:p>
    <w:p w14:paraId="1B9EBB28" w14:textId="77777777" w:rsidR="00FE2926" w:rsidRDefault="00FE2926" w:rsidP="00A642CA">
      <w:pPr>
        <w:rPr>
          <w:rFonts w:hint="eastAsia"/>
        </w:rPr>
      </w:pPr>
    </w:p>
    <w:p w14:paraId="2F8FEEAD" w14:textId="77777777" w:rsidR="00A642CA" w:rsidRDefault="00A642CA" w:rsidP="00A642CA">
      <w:pPr>
        <w:rPr>
          <w:rFonts w:hint="eastAsia"/>
        </w:rPr>
      </w:pPr>
      <w:r>
        <w:rPr>
          <w:rFonts w:hint="eastAsia"/>
        </w:rPr>
        <w:lastRenderedPageBreak/>
        <w:t>6.包装要求</w:t>
      </w:r>
    </w:p>
    <w:p w14:paraId="3FC43C9D" w14:textId="77777777" w:rsidR="00A642CA" w:rsidRDefault="00A642CA" w:rsidP="00A642CA">
      <w:pPr>
        <w:rPr>
          <w:rFonts w:hint="eastAsia"/>
        </w:rPr>
      </w:pPr>
      <w:r>
        <w:rPr>
          <w:rFonts w:hint="eastAsia"/>
        </w:rPr>
        <w:t>6.1　乙方提供的全部货物,均应采用本行业通用的方式进行包装，且该包装应符合国家有关包装的法律、法规的规定。包装应适应于远距离运输、防潮、防震、防锈和防粗暴装卸，确保货物安全无损，运抵现场。由于包装不善所引起的货物锈蚀、损坏和损失均由乙方承担。</w:t>
      </w:r>
    </w:p>
    <w:p w14:paraId="66561DBD" w14:textId="77777777" w:rsidR="00A642CA" w:rsidRDefault="00A642CA" w:rsidP="00A642CA">
      <w:pPr>
        <w:rPr>
          <w:rFonts w:hint="eastAsia"/>
        </w:rPr>
      </w:pPr>
      <w:r>
        <w:rPr>
          <w:rFonts w:hint="eastAsia"/>
        </w:rPr>
        <w:t>6.2 甲方不接受与本合同之外的产品拼装或混装。</w:t>
      </w:r>
    </w:p>
    <w:p w14:paraId="10BFB92D" w14:textId="77777777" w:rsidR="00A642CA" w:rsidRDefault="00A642CA" w:rsidP="00A642CA">
      <w:pPr>
        <w:rPr>
          <w:rFonts w:hint="eastAsia"/>
        </w:rPr>
      </w:pPr>
      <w:r>
        <w:rPr>
          <w:rFonts w:hint="eastAsia"/>
        </w:rPr>
        <w:t>6.3 乙方应在每一包装箱的明显位置用不褪色的漆料以醒目的中文字样做出下列标记：(a)收货人：(b)包装标志：(c)收货人名称：(d)目的地：(e)产品名称、品目号和箱号：(f)毛重／净重：kg(g)尺寸(长×宽×高，以厘米或cm计):</w:t>
      </w:r>
    </w:p>
    <w:p w14:paraId="262F9AD6" w14:textId="77777777" w:rsidR="00A642CA" w:rsidRDefault="00A642CA" w:rsidP="00A642CA">
      <w:pPr>
        <w:rPr>
          <w:rFonts w:hint="eastAsia"/>
        </w:rPr>
      </w:pPr>
      <w:r>
        <w:rPr>
          <w:rFonts w:hint="eastAsia"/>
        </w:rPr>
        <w:t>6.4根据产品的特点和运输的不同要求，乙方应在包装箱上清楚地标注“小心轻放”、“请勿倒置”、“防潮”等字样和其他适当的标志。</w:t>
      </w:r>
    </w:p>
    <w:p w14:paraId="0B53D305" w14:textId="77777777" w:rsidR="00A642CA" w:rsidRDefault="00A642CA" w:rsidP="00A642CA">
      <w:pPr>
        <w:rPr>
          <w:rFonts w:hint="eastAsia"/>
        </w:rPr>
      </w:pPr>
    </w:p>
    <w:p w14:paraId="29D3210A" w14:textId="77777777" w:rsidR="00A642CA" w:rsidRDefault="00A642CA" w:rsidP="00A642CA">
      <w:pPr>
        <w:rPr>
          <w:rFonts w:hint="eastAsia"/>
        </w:rPr>
      </w:pPr>
      <w:r>
        <w:rPr>
          <w:rFonts w:hint="eastAsia"/>
        </w:rPr>
        <w:t>7.质量标准和质量保证</w:t>
      </w:r>
    </w:p>
    <w:p w14:paraId="23A73548" w14:textId="77777777" w:rsidR="00A642CA" w:rsidRDefault="00A642CA" w:rsidP="00A642CA">
      <w:pPr>
        <w:rPr>
          <w:rFonts w:hint="eastAsia"/>
        </w:rPr>
      </w:pPr>
      <w:r>
        <w:rPr>
          <w:rFonts w:hint="eastAsia"/>
        </w:rPr>
        <w:t>7.1　质量标准</w:t>
      </w:r>
    </w:p>
    <w:p w14:paraId="60B3CAEB" w14:textId="77777777" w:rsidR="00A642CA" w:rsidRDefault="00A642CA" w:rsidP="00A642CA">
      <w:pPr>
        <w:rPr>
          <w:rFonts w:hint="eastAsia"/>
        </w:rPr>
      </w:pPr>
      <w:r>
        <w:rPr>
          <w:rFonts w:hint="eastAsia"/>
        </w:rPr>
        <w:t>7.1.1　乙方为甲方交付的货物及服务应符合相应的国家标准。这些标准必须是有关机构发布的最新版本的标准。</w:t>
      </w:r>
    </w:p>
    <w:p w14:paraId="6C7C8950" w14:textId="77777777" w:rsidR="00A642CA" w:rsidRDefault="00A642CA" w:rsidP="00A642CA">
      <w:pPr>
        <w:rPr>
          <w:rFonts w:hint="eastAsia"/>
        </w:rPr>
      </w:pPr>
      <w:r>
        <w:rPr>
          <w:rFonts w:hint="eastAsia"/>
        </w:rPr>
        <w:t>7.1.2　货物还应符合国家有关安全、环保、卫生的相关规定。</w:t>
      </w:r>
    </w:p>
    <w:p w14:paraId="00ACAA24" w14:textId="77777777" w:rsidR="00A642CA" w:rsidRDefault="00A642CA" w:rsidP="00A642CA">
      <w:pPr>
        <w:rPr>
          <w:rFonts w:hint="eastAsia"/>
        </w:rPr>
      </w:pPr>
      <w:r>
        <w:rPr>
          <w:rFonts w:hint="eastAsia"/>
        </w:rPr>
        <w:t>7.2　质量保证</w:t>
      </w:r>
    </w:p>
    <w:p w14:paraId="7B07E617" w14:textId="77777777" w:rsidR="00A642CA" w:rsidRDefault="00A642CA" w:rsidP="00A642CA">
      <w:pPr>
        <w:rPr>
          <w:rFonts w:hint="eastAsia"/>
        </w:rPr>
      </w:pPr>
      <w:r>
        <w:rPr>
          <w:rFonts w:hint="eastAsia"/>
        </w:rPr>
        <w:t>7.2.1乙方应保证所供货物是全新的、未使用过的，并完全符合合同规定的质量、规格和性能的要求。乙方应保证其货物在正确安装、正常使用和保养条件下，在其使用寿命期内具有满意的性能，或者没有因乙方的行为或疏忽而产生的缺陷。在货物最终交付验收后不少于合同规定或乙方承诺(两者以较长的为准)的质量保证期内，</w:t>
      </w:r>
      <w:proofErr w:type="gramStart"/>
      <w:r>
        <w:rPr>
          <w:rFonts w:hint="eastAsia"/>
        </w:rPr>
        <w:t>本保证</w:t>
      </w:r>
      <w:proofErr w:type="gramEnd"/>
      <w:r>
        <w:rPr>
          <w:rFonts w:hint="eastAsia"/>
        </w:rPr>
        <w:t>保持有效。</w:t>
      </w:r>
    </w:p>
    <w:p w14:paraId="7912F757" w14:textId="77777777" w:rsidR="00A642CA" w:rsidRDefault="00A642CA" w:rsidP="00A642CA">
      <w:pPr>
        <w:rPr>
          <w:rFonts w:hint="eastAsia"/>
        </w:rPr>
      </w:pPr>
      <w:r>
        <w:rPr>
          <w:rFonts w:hint="eastAsia"/>
        </w:rPr>
        <w:t>7.2.2在质量保证期内所发现的缺陷，甲方应尽快以书面形式通知乙方。如未在发现缺陷15日内通知乙方，则视为甲方认可该缺陷不属于质量保证范围，无需乙方进行更换。</w:t>
      </w:r>
    </w:p>
    <w:p w14:paraId="67A7BB11" w14:textId="77777777" w:rsidR="00A642CA" w:rsidRDefault="00A642CA" w:rsidP="00A642CA">
      <w:pPr>
        <w:rPr>
          <w:rFonts w:hint="eastAsia"/>
        </w:rPr>
      </w:pPr>
      <w:r>
        <w:rPr>
          <w:rFonts w:hint="eastAsia"/>
        </w:rPr>
        <w:t>7.2.3乙方收到通知后应在合同规定的响应时间内以合理的速度免费维修或更换有缺陷的货物或部件。</w:t>
      </w:r>
    </w:p>
    <w:p w14:paraId="28C05BC3" w14:textId="77777777" w:rsidR="00A642CA" w:rsidRDefault="00A642CA" w:rsidP="00A642CA">
      <w:pPr>
        <w:rPr>
          <w:rFonts w:hint="eastAsia"/>
        </w:rPr>
      </w:pPr>
      <w:r>
        <w:rPr>
          <w:rFonts w:hint="eastAsia"/>
        </w:rPr>
        <w:t>7.2.4在质量保证期内，如果货物的质量或规格与合同不符，或证实货物是有缺陷的，甲方可以以书面形式向乙方提出补救措施或索赔。</w:t>
      </w:r>
    </w:p>
    <w:p w14:paraId="768D007C" w14:textId="77777777" w:rsidR="00A642CA" w:rsidRDefault="00A642CA" w:rsidP="00A642CA">
      <w:pPr>
        <w:rPr>
          <w:rFonts w:hint="eastAsia"/>
        </w:rPr>
      </w:pPr>
    </w:p>
    <w:p w14:paraId="1A587B2D" w14:textId="77777777" w:rsidR="00A642CA" w:rsidRDefault="00A642CA" w:rsidP="00A642CA">
      <w:pPr>
        <w:rPr>
          <w:rFonts w:hint="eastAsia"/>
        </w:rPr>
      </w:pPr>
      <w:r>
        <w:rPr>
          <w:rFonts w:hint="eastAsia"/>
        </w:rPr>
        <w:t>8.货物的验收</w:t>
      </w:r>
    </w:p>
    <w:p w14:paraId="5A5C85C8" w14:textId="77777777" w:rsidR="00FE2926" w:rsidRDefault="00FE2926" w:rsidP="00A642CA">
      <w:pPr>
        <w:rPr>
          <w:ins w:id="17" w:author="旺龙 刘" w:date="2025-11-10T21:46:00Z"/>
        </w:rPr>
      </w:pPr>
      <w:ins w:id="18" w:author="旺龙 刘" w:date="2025-11-10T21:46:00Z">
        <w:r w:rsidRPr="00FE2926">
          <w:t>8.1 验收分为外观与数量验收及质量验收。甲方应在货到当日完成外观及数量验收；质量验收应在货到后5个工作日内完成。</w:t>
        </w:r>
      </w:ins>
    </w:p>
    <w:p w14:paraId="5048A678" w14:textId="77777777" w:rsidR="00FE2926" w:rsidRDefault="00FE2926" w:rsidP="00A642CA">
      <w:pPr>
        <w:rPr>
          <w:ins w:id="19" w:author="旺龙 刘" w:date="2025-11-10T21:46:00Z"/>
        </w:rPr>
      </w:pPr>
      <w:ins w:id="20" w:author="旺龙 刘" w:date="2025-11-10T21:46:00Z">
        <w:r w:rsidRPr="00FE2926">
          <w:t>8.2 验收过程中，如发现货物存在数量短缺、外观破损、规格不符、质量缺陷或与本合同约定不符的情形，甲方有权拒收不合格部分，并应于验收期内向乙方出具书面验收不合格意见。</w:t>
        </w:r>
      </w:ins>
    </w:p>
    <w:p w14:paraId="53305DD5" w14:textId="2F32F0B2" w:rsidR="00FE2926" w:rsidRDefault="00FE2926" w:rsidP="00A642CA">
      <w:pPr>
        <w:rPr>
          <w:ins w:id="21" w:author="旺龙 刘" w:date="2025-11-10T21:46:00Z"/>
        </w:rPr>
      </w:pPr>
      <w:ins w:id="22" w:author="旺龙 刘" w:date="2025-11-10T21:46:00Z">
        <w:r w:rsidRPr="00FE2926">
          <w:t>8.3 乙方应在收到甲方书面验收不合格意见后5个工作日内，根据甲方意见对货物进行更换、修复或采取其他补救措施，并重新向甲方申请验收。</w:t>
        </w:r>
      </w:ins>
    </w:p>
    <w:p w14:paraId="04728DF9" w14:textId="77777777" w:rsidR="00FE2926" w:rsidRDefault="00FE2926" w:rsidP="00A642CA">
      <w:pPr>
        <w:rPr>
          <w:ins w:id="23" w:author="旺龙 刘" w:date="2025-11-10T21:46:00Z"/>
        </w:rPr>
      </w:pPr>
      <w:ins w:id="24" w:author="旺龙 刘" w:date="2025-11-10T21:46:00Z">
        <w:r w:rsidRPr="00FE2926">
          <w:t>8.4 若第二次验收仍未通过，甲方有权选择：(a) 继续要求乙方整改；(b) 解除本合同全部或部分，并要求乙方退还相应款项、承担违约责任及赔偿因此造成的损失。</w:t>
        </w:r>
      </w:ins>
    </w:p>
    <w:p w14:paraId="4F7A3700" w14:textId="763FB0E7" w:rsidR="00A642CA" w:rsidDel="00FE2926" w:rsidRDefault="00FE2926" w:rsidP="00A642CA">
      <w:pPr>
        <w:rPr>
          <w:del w:id="25" w:author="旺龙 刘" w:date="2025-11-10T21:46:00Z"/>
          <w:rFonts w:hint="eastAsia"/>
        </w:rPr>
      </w:pPr>
      <w:ins w:id="26" w:author="旺龙 刘" w:date="2025-11-10T21:46:00Z">
        <w:r w:rsidRPr="00FE2926">
          <w:t>8.5 若甲方在上述验收期内未提出书面异议，则视为货物验收合格。但该默认验收</w:t>
        </w:r>
        <w:proofErr w:type="gramStart"/>
        <w:r w:rsidRPr="00FE2926">
          <w:t>不</w:t>
        </w:r>
        <w:proofErr w:type="gramEnd"/>
        <w:r w:rsidRPr="00FE2926">
          <w:t>免除乙方在质量保证期内对隐蔽瑕疵或潜在缺陷的责任。</w:t>
        </w:r>
      </w:ins>
      <w:del w:id="27" w:author="旺龙 刘" w:date="2025-11-10T21:46:00Z">
        <w:r w:rsidR="00A642CA" w:rsidDel="00FE2926">
          <w:rPr>
            <w:rFonts w:hint="eastAsia"/>
          </w:rPr>
          <w:delText>8.1　验收时间和验收人：货到30个工作日内由甲方组织验收。</w:delText>
        </w:r>
      </w:del>
    </w:p>
    <w:p w14:paraId="1E9CEA0C" w14:textId="0A815162" w:rsidR="00A642CA" w:rsidRDefault="00A642CA" w:rsidP="00A642CA">
      <w:pPr>
        <w:rPr>
          <w:rFonts w:hint="eastAsia"/>
        </w:rPr>
      </w:pPr>
      <w:del w:id="28" w:author="旺龙 刘" w:date="2025-11-10T21:46:00Z">
        <w:r w:rsidDel="00FE2926">
          <w:rPr>
            <w:rFonts w:hint="eastAsia"/>
          </w:rPr>
          <w:delText>8.2　甲方对货物进行开箱检查，验收合格后应当及时履行验收手续。</w:delText>
        </w:r>
      </w:del>
    </w:p>
    <w:p w14:paraId="04CB892F" w14:textId="77777777" w:rsidR="00A642CA" w:rsidRDefault="00A642CA" w:rsidP="00A642CA">
      <w:pPr>
        <w:rPr>
          <w:rFonts w:hint="eastAsia"/>
        </w:rPr>
      </w:pPr>
    </w:p>
    <w:p w14:paraId="0F5A73BE" w14:textId="77777777" w:rsidR="00A642CA" w:rsidRDefault="00A642CA" w:rsidP="00A642CA">
      <w:pPr>
        <w:rPr>
          <w:rFonts w:hint="eastAsia"/>
        </w:rPr>
      </w:pPr>
    </w:p>
    <w:p w14:paraId="1C17052F" w14:textId="77777777" w:rsidR="00A642CA" w:rsidRDefault="00A642CA" w:rsidP="00A642CA">
      <w:pPr>
        <w:rPr>
          <w:rFonts w:hint="eastAsia"/>
        </w:rPr>
      </w:pPr>
      <w:r>
        <w:rPr>
          <w:rFonts w:hint="eastAsia"/>
        </w:rPr>
        <w:t>9.知识产权</w:t>
      </w:r>
    </w:p>
    <w:p w14:paraId="3A2EA8A7" w14:textId="77777777" w:rsidR="00A642CA" w:rsidRDefault="00A642CA" w:rsidP="00A642CA">
      <w:pPr>
        <w:rPr>
          <w:rFonts w:hint="eastAsia"/>
        </w:rPr>
      </w:pPr>
      <w:r>
        <w:rPr>
          <w:rFonts w:hint="eastAsia"/>
        </w:rPr>
        <w:t>9.1　如果甲方在使用乙方货物或货物的任何一部分过程中，第三方提出货物生产过程侵犯其专利权、工业设计权、使用权等知识产权，乙方应当修正以避免侵权。</w:t>
      </w:r>
    </w:p>
    <w:p w14:paraId="2B08DA92" w14:textId="36786F9A" w:rsidR="00A642CA" w:rsidRDefault="00A642CA" w:rsidP="00A642CA">
      <w:pPr>
        <w:rPr>
          <w:rFonts w:hint="eastAsia"/>
        </w:rPr>
      </w:pPr>
      <w:r>
        <w:rPr>
          <w:rFonts w:hint="eastAsia"/>
        </w:rPr>
        <w:lastRenderedPageBreak/>
        <w:t xml:space="preserve">9.2　</w:t>
      </w:r>
      <w:ins w:id="29" w:author="旺龙 刘" w:date="2025-11-10T21:47:00Z">
        <w:r w:rsidR="00FE2926" w:rsidRPr="00FE2926">
          <w:t>如果甲方在使用乙方货物或其任何部分过程中，第三方指控该货物侵犯其知识产权，且经生效司法文书确认侵权成立系因乙方原因所致，乙方应自费为甲方进行抗辩，并赔偿甲方因此遭受的直接损失（包括但不限于法院判决甲方支付给第三方的合理赔偿金及甲方为此支出的必要、合理的律师费和诉讼费）。但乙方不承担任何间接损失、 consequential damages（包括但不限于利润损失、业务中断损失、数据丢失、商誉损害等）。</w:t>
        </w:r>
      </w:ins>
      <w:del w:id="30" w:author="旺龙 刘" w:date="2025-11-10T21:47:00Z">
        <w:r w:rsidDel="00FE2926">
          <w:rPr>
            <w:rFonts w:hint="eastAsia"/>
          </w:rPr>
          <w:delText>如果甲方在使用乙方货物或货物的任何一部分过程中，第三方指控本合同货物侵犯其专利权、工业设计权、使用权等知识产权，乙方将自费为甲方答辩，并支付法院最终判决的甲方应支付第三方的一切费用，因乙方提供的货物知识产权瑕疵给甲方造成其他损失的乙方应当赔偿。</w:delText>
        </w:r>
      </w:del>
    </w:p>
    <w:p w14:paraId="0DB5ECF5" w14:textId="77777777" w:rsidR="00A642CA" w:rsidRDefault="00A642CA" w:rsidP="00A642CA">
      <w:pPr>
        <w:rPr>
          <w:rFonts w:hint="eastAsia"/>
        </w:rPr>
      </w:pPr>
    </w:p>
    <w:p w14:paraId="17502549" w14:textId="77777777" w:rsidR="00A642CA" w:rsidRDefault="00A642CA" w:rsidP="00A642CA">
      <w:pPr>
        <w:rPr>
          <w:rFonts w:hint="eastAsia"/>
        </w:rPr>
      </w:pPr>
      <w:r>
        <w:rPr>
          <w:rFonts w:hint="eastAsia"/>
        </w:rPr>
        <w:t>10.保密义务</w:t>
      </w:r>
    </w:p>
    <w:p w14:paraId="7661BCB5" w14:textId="77777777" w:rsidR="00FE2926" w:rsidRDefault="00FE2926" w:rsidP="00A642CA">
      <w:pPr>
        <w:rPr>
          <w:ins w:id="31" w:author="旺龙 刘" w:date="2025-11-10T21:46:00Z"/>
        </w:rPr>
      </w:pPr>
      <w:ins w:id="32" w:author="旺龙 刘" w:date="2025-11-10T21:46:00Z">
        <w:r w:rsidRPr="00FE2926">
          <w:t>10.1 本合同所称“保密信息”是指属于任何一方及其关联企业所有的，并被该方视为秘密的技术、财务、商业或任何其它方面的信息；其不为公众所知悉，能带来经济效益，具有实用性并已被采取合理保密措施，且仅为执行本合同之目的而使用。但已被公众合法知悉的信息，或依法应由公权力机关调取的信息，不在此列。</w:t>
        </w:r>
      </w:ins>
    </w:p>
    <w:p w14:paraId="0EE4A4AA" w14:textId="77777777" w:rsidR="00FE2926" w:rsidRDefault="00FE2926" w:rsidP="00A642CA">
      <w:pPr>
        <w:rPr>
          <w:ins w:id="33" w:author="旺龙 刘" w:date="2025-11-10T21:46:00Z"/>
        </w:rPr>
      </w:pPr>
      <w:ins w:id="34" w:author="旺龙 刘" w:date="2025-11-10T21:46:00Z">
        <w:r w:rsidRPr="00FE2926">
          <w:t>10.2 保密义务人包括合同双方及其关联企业的董事、监事、高级管理人员、雇员、代理人、顾问、咨询者及其他有必要知悉保密信息的相关人员。各方应确保其相关人员遵守本保密义务。</w:t>
        </w:r>
      </w:ins>
    </w:p>
    <w:p w14:paraId="6778DED7" w14:textId="77777777" w:rsidR="00FE2926" w:rsidRDefault="00FE2926" w:rsidP="00A642CA">
      <w:pPr>
        <w:rPr>
          <w:ins w:id="35" w:author="旺龙 刘" w:date="2025-11-10T21:46:00Z"/>
        </w:rPr>
      </w:pPr>
      <w:ins w:id="36" w:author="旺龙 刘" w:date="2025-11-10T21:46:00Z">
        <w:r w:rsidRPr="00FE2926">
          <w:t>10.3 保密义务的期限为本合同履行期间及合同终止后【____】年（建议填写不少于3年）。</w:t>
        </w:r>
      </w:ins>
    </w:p>
    <w:p w14:paraId="0D02C4E6" w14:textId="77777777" w:rsidR="00FE2926" w:rsidRDefault="00FE2926" w:rsidP="00A642CA">
      <w:pPr>
        <w:rPr>
          <w:ins w:id="37" w:author="旺龙 刘" w:date="2025-11-10T21:46:00Z"/>
        </w:rPr>
      </w:pPr>
      <w:ins w:id="38" w:author="旺龙 刘" w:date="2025-11-10T21:46:00Z">
        <w:r w:rsidRPr="00FE2926">
          <w:t>10.4 未经对方事先书面同意，任何一方不得将保密信息披露给任何第三方。如因违反本保密义务给对方造成损失的，违约方应承担全部赔偿责任，包括但不限于直接损失、间接损失及维</w:t>
        </w:r>
        <w:proofErr w:type="gramStart"/>
        <w:r w:rsidRPr="00FE2926">
          <w:t>权合理</w:t>
        </w:r>
        <w:proofErr w:type="gramEnd"/>
        <w:r w:rsidRPr="00FE2926">
          <w:t>费用（如律师费、调查费等）。</w:t>
        </w:r>
      </w:ins>
    </w:p>
    <w:p w14:paraId="78B3106C" w14:textId="77F855DC" w:rsidR="00A642CA" w:rsidDel="00FE2926" w:rsidRDefault="00FE2926" w:rsidP="00A642CA">
      <w:pPr>
        <w:rPr>
          <w:del w:id="39" w:author="旺龙 刘" w:date="2025-11-10T21:46:00Z"/>
        </w:rPr>
      </w:pPr>
      <w:ins w:id="40" w:author="旺龙 刘" w:date="2025-11-10T21:46:00Z">
        <w:r w:rsidRPr="00FE2926">
          <w:t>10.5 本合同无论因何种原因终止、解除或被认定部分无效，本保密条款仍持续有效。</w:t>
        </w:r>
      </w:ins>
      <w:del w:id="41" w:author="旺龙 刘" w:date="2025-11-10T21:46:00Z">
        <w:r w:rsidR="00A642CA" w:rsidDel="00FE2926">
          <w:rPr>
            <w:rFonts w:hint="eastAsia"/>
          </w:rPr>
          <w:delText>任何一方对其获知的本合同中各方的商业秘密负有保密义务。除非法律、法规另有规定或得到本合同之其他各方的书面许可，任何一方不得向第三人泄露前款规定的商业秘密。</w:delText>
        </w:r>
      </w:del>
    </w:p>
    <w:p w14:paraId="5DD46EF6" w14:textId="77777777" w:rsidR="00FE2926" w:rsidRDefault="00FE2926" w:rsidP="00A642CA">
      <w:pPr>
        <w:rPr>
          <w:ins w:id="42" w:author="旺龙 刘" w:date="2025-11-10T21:46:00Z"/>
          <w:rFonts w:hint="eastAsia"/>
        </w:rPr>
      </w:pPr>
    </w:p>
    <w:p w14:paraId="0889F433" w14:textId="77777777" w:rsidR="00A642CA" w:rsidRDefault="00A642CA" w:rsidP="00A642CA">
      <w:pPr>
        <w:rPr>
          <w:rFonts w:hint="eastAsia"/>
        </w:rPr>
      </w:pPr>
    </w:p>
    <w:p w14:paraId="2F6A10D6" w14:textId="77777777" w:rsidR="00A642CA" w:rsidRDefault="00A642CA" w:rsidP="00A642CA">
      <w:pPr>
        <w:rPr>
          <w:rFonts w:hint="eastAsia"/>
        </w:rPr>
      </w:pPr>
      <w:r>
        <w:rPr>
          <w:rFonts w:hint="eastAsia"/>
        </w:rPr>
        <w:t>11.违约责任</w:t>
      </w:r>
    </w:p>
    <w:p w14:paraId="1314A016" w14:textId="77777777" w:rsidR="00A642CA" w:rsidRDefault="00A642CA" w:rsidP="00A642CA">
      <w:pPr>
        <w:rPr>
          <w:rFonts w:hint="eastAsia"/>
        </w:rPr>
      </w:pPr>
      <w:r>
        <w:rPr>
          <w:rFonts w:hint="eastAsia"/>
        </w:rPr>
        <w:t>11.1　质量缺陷的补救措施和索赔</w:t>
      </w:r>
    </w:p>
    <w:p w14:paraId="194E2444" w14:textId="77777777" w:rsidR="00A642CA" w:rsidRDefault="00A642CA" w:rsidP="00A642CA">
      <w:pPr>
        <w:rPr>
          <w:rFonts w:hint="eastAsia"/>
        </w:rPr>
      </w:pPr>
      <w:r>
        <w:rPr>
          <w:rFonts w:hint="eastAsia"/>
        </w:rPr>
        <w:t>(1)如果乙方提供的产品不符合质量标准或存在产品质量缺陷，而甲方在合同条款规定的检验、安装、调试、验收和质量保证期内，根据法定质量检测部门出具的检验证书向乙方提出了索赔，乙方应按照甲方同意的下列一种或几种方式结合起来解决索赔事宜：</w:t>
      </w:r>
    </w:p>
    <w:p w14:paraId="65D207FD" w14:textId="77777777" w:rsidR="00A642CA" w:rsidRDefault="00A642CA" w:rsidP="00A642CA">
      <w:pPr>
        <w:rPr>
          <w:rFonts w:hint="eastAsia"/>
        </w:rPr>
      </w:pPr>
      <w:r>
        <w:rPr>
          <w:rFonts w:hint="eastAsia"/>
        </w:rPr>
        <w:t>①乙方同意退货并将货款退还给甲方，由此发生的一切费用和损失由乙方承担。</w:t>
      </w:r>
    </w:p>
    <w:p w14:paraId="45895318" w14:textId="77777777" w:rsidR="00A642CA" w:rsidRDefault="00A642CA" w:rsidP="00A642CA">
      <w:pPr>
        <w:rPr>
          <w:rFonts w:hint="eastAsia"/>
        </w:rPr>
      </w:pPr>
      <w:r>
        <w:rPr>
          <w:rFonts w:hint="eastAsia"/>
        </w:rPr>
        <w:t>②根据货物的质量状况以及甲方所遭受的损失，经过甲乙双方商定降低货物的价格。</w:t>
      </w:r>
    </w:p>
    <w:p w14:paraId="4045A5EC" w14:textId="77777777" w:rsidR="00A642CA" w:rsidRDefault="00A642CA" w:rsidP="00A642CA">
      <w:pPr>
        <w:rPr>
          <w:rFonts w:hint="eastAsia"/>
        </w:rPr>
      </w:pPr>
      <w:r>
        <w:rPr>
          <w:rFonts w:hint="eastAsia"/>
        </w:rPr>
        <w:t>③乙方应在接到甲方通知后7日内负责采用符合合同规定的规格、质量和性能要求的新零件、部件和设备来更换有缺陷的部分或修补缺陷部分，其费用由乙方负担。同时，乙方应在约定的质量保证</w:t>
      </w:r>
      <w:proofErr w:type="gramStart"/>
      <w:r>
        <w:rPr>
          <w:rFonts w:hint="eastAsia"/>
        </w:rPr>
        <w:t>期基础</w:t>
      </w:r>
      <w:proofErr w:type="gramEnd"/>
      <w:r>
        <w:rPr>
          <w:rFonts w:hint="eastAsia"/>
        </w:rPr>
        <w:t>上相应延长修补和更换件的质量保证期。</w:t>
      </w:r>
    </w:p>
    <w:p w14:paraId="4AFB1F48" w14:textId="77777777" w:rsidR="00A642CA" w:rsidRDefault="00A642CA" w:rsidP="00A642CA">
      <w:pPr>
        <w:rPr>
          <w:rFonts w:hint="eastAsia"/>
        </w:rPr>
      </w:pPr>
      <w:r>
        <w:rPr>
          <w:rFonts w:hint="eastAsia"/>
        </w:rPr>
        <w:t>(2)如果在甲方发出索赔通知后30日内乙方未作答复，上述索赔应视为已被乙方接受。如果乙方未能在甲方发出索赔通知后10日内或甲方同意延长的期限内，按照上述规定的任何一种方法采取补救措施，甲方有权从应付货款中扣除索赔金额或者没收质量保证金，如不足以弥补甲方损失的，甲方有权进一步要求乙方赔偿。</w:t>
      </w:r>
    </w:p>
    <w:p w14:paraId="1EEBF11D" w14:textId="77777777" w:rsidR="00A642CA" w:rsidRDefault="00A642CA" w:rsidP="00A642CA">
      <w:pPr>
        <w:rPr>
          <w:rFonts w:hint="eastAsia"/>
        </w:rPr>
      </w:pPr>
      <w:r>
        <w:rPr>
          <w:rFonts w:hint="eastAsia"/>
        </w:rPr>
        <w:t>11.2　迟延交货的违约责任</w:t>
      </w:r>
    </w:p>
    <w:p w14:paraId="5C8DA4D9" w14:textId="77777777" w:rsidR="00A642CA" w:rsidRDefault="00A642CA" w:rsidP="00A642CA">
      <w:pPr>
        <w:rPr>
          <w:rFonts w:hint="eastAsia"/>
        </w:rPr>
      </w:pPr>
      <w:r>
        <w:rPr>
          <w:rFonts w:hint="eastAsia"/>
        </w:rPr>
        <w:t>(1)乙方应按照本合同规定的时间、地点交货和提供服务。在履行合同过程中，如果乙方遇到可能妨碍按时交货和提供服务的情形时，应及时以书面形式将迟延的事实、可能迟延的期限和理由通知甲方。甲方在收到乙方通知后，应尽快对情况进行评价，并确定是否同意迟延交货时间或延期提供服务。</w:t>
      </w:r>
    </w:p>
    <w:p w14:paraId="40FA0554" w14:textId="77777777" w:rsidR="00A642CA" w:rsidRDefault="00A642CA" w:rsidP="00A642CA">
      <w:pPr>
        <w:rPr>
          <w:rFonts w:hint="eastAsia"/>
        </w:rPr>
      </w:pPr>
      <w:r>
        <w:rPr>
          <w:rFonts w:hint="eastAsia"/>
        </w:rPr>
        <w:t>(2)除本合同规定情况外，如果乙方没有按照合同规定的时间交货和提供服务，甲方有权从货款中扣除误期赔偿费而不影响合同项下的其他补救方法，赔偿费按每周(一周按7天计算，不足7日按一周计算)赔偿迟交货物的交货价或延期服务的服务费用的百分之一(1%)计收，直至交货或提供服务为止。但误期赔偿费的最高限额不超过合同价的百分之十(10%)。一旦达到误期赔偿的最高限额，甲方可以终止合同。</w:t>
      </w:r>
    </w:p>
    <w:p w14:paraId="52AB41F4" w14:textId="77777777" w:rsidR="00A642CA" w:rsidRDefault="00A642CA" w:rsidP="00A642CA">
      <w:pPr>
        <w:rPr>
          <w:ins w:id="43" w:author="旺龙 刘" w:date="2025-11-10T21:55:00Z"/>
        </w:rPr>
      </w:pPr>
      <w:r>
        <w:rPr>
          <w:rFonts w:hint="eastAsia"/>
        </w:rPr>
        <w:lastRenderedPageBreak/>
        <w:t>(3)如果乙方迟延交货，甲方有权终止全部或部分合同，并依其认为适当的条件和方法购买与未交货</w:t>
      </w:r>
      <w:proofErr w:type="gramStart"/>
      <w:r>
        <w:rPr>
          <w:rFonts w:hint="eastAsia"/>
        </w:rPr>
        <w:t>物类似</w:t>
      </w:r>
      <w:proofErr w:type="gramEnd"/>
      <w:r>
        <w:rPr>
          <w:rFonts w:hint="eastAsia"/>
        </w:rPr>
        <w:t>的货物，乙方应对购买类似货物所超出的那部分费用负责。但是，乙方应继续执行合同中未终止的部分。</w:t>
      </w:r>
    </w:p>
    <w:p w14:paraId="4C66CB86" w14:textId="71039D79" w:rsidR="000D45EF" w:rsidRDefault="000D45EF" w:rsidP="00A642CA">
      <w:pPr>
        <w:rPr>
          <w:rFonts w:hint="eastAsia"/>
        </w:rPr>
      </w:pPr>
      <w:ins w:id="44" w:author="旺龙 刘" w:date="2025-11-10T21:55:00Z">
        <w:r>
          <w:rPr>
            <w:rFonts w:hint="eastAsia"/>
          </w:rPr>
          <w:t>（4）</w:t>
        </w:r>
        <w:r w:rsidRPr="000D45EF">
          <w:t>双方同意，因本合同引起的任何</w:t>
        </w:r>
        <w:proofErr w:type="gramStart"/>
        <w:r w:rsidRPr="000D45EF">
          <w:t>一</w:t>
        </w:r>
        <w:proofErr w:type="gramEnd"/>
        <w:r w:rsidRPr="000D45EF">
          <w:t>方向另一方的赔偿责任（包括但不限于违约金、损害赔偿金、知识产权侵权赔偿、间接损失等），无论基于违约、侵权或其他法律依据，其累计总额不得超过本合同总金额的【30%】（即人民币37,033.60元），且该限额为双方就本合同项下所有索赔的最高赔偿责任上限。</w:t>
        </w:r>
      </w:ins>
    </w:p>
    <w:p w14:paraId="0F0E10B3" w14:textId="77777777" w:rsidR="00A642CA" w:rsidRDefault="00A642CA" w:rsidP="00A642CA">
      <w:pPr>
        <w:rPr>
          <w:rFonts w:hint="eastAsia"/>
        </w:rPr>
      </w:pPr>
    </w:p>
    <w:p w14:paraId="29A35B73" w14:textId="77777777" w:rsidR="00A642CA" w:rsidRDefault="00A642CA" w:rsidP="00A642CA">
      <w:pPr>
        <w:rPr>
          <w:rFonts w:hint="eastAsia"/>
        </w:rPr>
      </w:pPr>
      <w:r>
        <w:rPr>
          <w:rFonts w:hint="eastAsia"/>
        </w:rPr>
        <w:t>12.不可抗力</w:t>
      </w:r>
    </w:p>
    <w:p w14:paraId="6B07CA1D" w14:textId="77777777" w:rsidR="00FE2926" w:rsidRDefault="00FE2926" w:rsidP="00A642CA">
      <w:pPr>
        <w:rPr>
          <w:ins w:id="45" w:author="旺龙 刘" w:date="2025-11-10T21:47:00Z"/>
        </w:rPr>
      </w:pPr>
      <w:ins w:id="46" w:author="旺龙 刘" w:date="2025-11-10T21:47:00Z">
        <w:r w:rsidRPr="00FE2926">
          <w:t>12.1 本合同所称不可抗力，是指本合同生效后发生的、在订立合同时不能预见、不能避免且不能克服的客观事件，其发生妨碍一方全部或部分履行合同义务。不可抗力事件包括但不限于：地震、台风、洪水、火灾、战争、武装冲突、恐怖袭击、罢工、流行病、疫情、政府颁布的法律、法规、规章或行政命令的重大变更、进出口限制、国际或国内交通运输大规模中断，以及其他根据中国法律或一般国际商业惯例被认定为不可抗力的事件。</w:t>
        </w:r>
      </w:ins>
    </w:p>
    <w:p w14:paraId="0BDBAB44" w14:textId="77777777" w:rsidR="00FE2926" w:rsidRDefault="00FE2926" w:rsidP="00A642CA">
      <w:pPr>
        <w:rPr>
          <w:ins w:id="47" w:author="旺龙 刘" w:date="2025-11-10T21:47:00Z"/>
        </w:rPr>
      </w:pPr>
      <w:ins w:id="48" w:author="旺龙 刘" w:date="2025-11-10T21:47:00Z">
        <w:r w:rsidRPr="00FE2926">
          <w:t>12.2 声称受到不可抗力影响的一方应在不可抗力事件发生后【48小时】内以书面形式通知对方，并在不可抗力事件发生之日起【15日】内向对方提供由相关权威机构（如政府机关、行业协会、公证机构或具有资质的第三方）出具的不可抗力发生及其持续时间的有效证明。未能在上述期限内通知或提供证明的，不得就该期间主张不可抗力免责。</w:t>
        </w:r>
      </w:ins>
    </w:p>
    <w:p w14:paraId="1F48E8B1" w14:textId="77777777" w:rsidR="00FE2926" w:rsidRDefault="00FE2926" w:rsidP="00A642CA">
      <w:pPr>
        <w:rPr>
          <w:ins w:id="49" w:author="旺龙 刘" w:date="2025-11-10T21:47:00Z"/>
        </w:rPr>
      </w:pPr>
      <w:ins w:id="50" w:author="旺龙 刘" w:date="2025-11-10T21:47:00Z">
        <w:r w:rsidRPr="00FE2926">
          <w:t>12.3 因不可抗力导致合同无法履行的，受影响方可在不可抗力影响范围内免除违约责任；若</w:t>
        </w:r>
        <w:proofErr w:type="gramStart"/>
        <w:r w:rsidRPr="00FE2926">
          <w:t>仅导致</w:t>
        </w:r>
        <w:proofErr w:type="gramEnd"/>
        <w:r w:rsidRPr="00FE2926">
          <w:t>部分或暂时不能履行，受影响方可相应中止履行，待不可抗力影响消除后继续履行。</w:t>
        </w:r>
      </w:ins>
    </w:p>
    <w:p w14:paraId="09E2AE2B" w14:textId="77777777" w:rsidR="00FE2926" w:rsidRDefault="00FE2926" w:rsidP="00A642CA">
      <w:pPr>
        <w:rPr>
          <w:ins w:id="51" w:author="旺龙 刘" w:date="2025-11-10T21:47:00Z"/>
        </w:rPr>
      </w:pPr>
      <w:ins w:id="52" w:author="旺龙 刘" w:date="2025-11-10T21:47:00Z">
        <w:r w:rsidRPr="00FE2926">
          <w:t>12.4 不可抗力事件持续超过【60日】，任何一方均有权书面通知对方解除本合同，合同自通知送达之日起解除。合同解除后，双方互不承担违约责任，但乙方应退还甲方已支付但未对应交付货物或服务的款项，已完成交付且验收合格的部分仍应按约付款。</w:t>
        </w:r>
      </w:ins>
    </w:p>
    <w:p w14:paraId="7AF81BFF" w14:textId="1A1A9C16" w:rsidR="00A642CA" w:rsidDel="00FE2926" w:rsidRDefault="00FE2926" w:rsidP="00A642CA">
      <w:pPr>
        <w:rPr>
          <w:del w:id="53" w:author="旺龙 刘" w:date="2025-11-10T21:47:00Z"/>
        </w:rPr>
      </w:pPr>
      <w:ins w:id="54" w:author="旺龙 刘" w:date="2025-11-10T21:47:00Z">
        <w:r w:rsidRPr="00FE2926">
          <w:t>12.5 各方应尽合理努力减轻不可抗力造成的损失，并在不可抗力发生后及时协商确定后续履行方案，包括但不限于延期履行、调整交付计划或替代履行方式。因不可抗力造成的损失，除法律另有规定或本合同另有约定外，由各方自行承担。</w:t>
        </w:r>
      </w:ins>
      <w:del w:id="55" w:author="旺龙 刘" w:date="2025-11-10T21:47:00Z">
        <w:r w:rsidR="00A642CA" w:rsidDel="00FE2926">
          <w:rPr>
            <w:rFonts w:hint="eastAsia"/>
          </w:rPr>
          <w:delText>12.1　如果合同双方因不可抗力而导致合同实施延误或合同无法实施，不应该承担误期赔偿或不能履行合同义务的责任。</w:delText>
        </w:r>
      </w:del>
    </w:p>
    <w:p w14:paraId="66F2599E" w14:textId="77777777" w:rsidR="00FE2926" w:rsidRDefault="00FE2926" w:rsidP="00A642CA">
      <w:pPr>
        <w:rPr>
          <w:ins w:id="56" w:author="旺龙 刘" w:date="2025-11-10T21:47:00Z"/>
          <w:rFonts w:hint="eastAsia"/>
        </w:rPr>
      </w:pPr>
    </w:p>
    <w:p w14:paraId="1B5701F2" w14:textId="59AC7C81" w:rsidR="00A642CA" w:rsidDel="00FE2926" w:rsidRDefault="00A642CA" w:rsidP="00A642CA">
      <w:pPr>
        <w:rPr>
          <w:del w:id="57" w:author="旺龙 刘" w:date="2025-11-10T21:47:00Z"/>
          <w:rFonts w:hint="eastAsia"/>
        </w:rPr>
      </w:pPr>
      <w:del w:id="58" w:author="旺龙 刘" w:date="2025-11-10T21:47:00Z">
        <w:r w:rsidDel="00FE2926">
          <w:rPr>
            <w:rFonts w:hint="eastAsia"/>
          </w:rPr>
          <w:delText>12.2　本条所述的“不可抗力”系指那些双方不可预见、不可避免、不可克服的客观情况，但不包括双方的违约或疏忽。这些事件包括但不限于：战争、严重火灾、洪水、台风、地震等。</w:delText>
        </w:r>
      </w:del>
    </w:p>
    <w:p w14:paraId="73F26193" w14:textId="273381FC" w:rsidR="00A642CA" w:rsidRDefault="00A642CA" w:rsidP="00A642CA">
      <w:pPr>
        <w:rPr>
          <w:rFonts w:hint="eastAsia"/>
        </w:rPr>
      </w:pPr>
      <w:del w:id="59" w:author="旺龙 刘" w:date="2025-11-10T21:47:00Z">
        <w:r w:rsidDel="00FE2926">
          <w:rPr>
            <w:rFonts w:hint="eastAsia"/>
          </w:rPr>
          <w:delText>12.3　在不可抗力事件发生后，当事方应及时将不可抗力情况通知合同对方，在不可抗力事件结束后3日内以书面形式将不可抗力的情况和原因通知合同对方，并提供相应的证明文件。合同各方应尽可能继续履行合同义务，并积极寻求采取合理的措施履行不受不可抗力影响的其他事项。合同各方应通过友好协商在合理的时间内达成进一步履行的协议。</w:delText>
        </w:r>
      </w:del>
    </w:p>
    <w:p w14:paraId="34963B3D" w14:textId="77777777" w:rsidR="00A642CA" w:rsidRDefault="00A642CA" w:rsidP="00A642CA">
      <w:pPr>
        <w:rPr>
          <w:rFonts w:hint="eastAsia"/>
        </w:rPr>
      </w:pPr>
    </w:p>
    <w:p w14:paraId="026B704D" w14:textId="77777777" w:rsidR="00A642CA" w:rsidRDefault="00A642CA" w:rsidP="00A642CA">
      <w:pPr>
        <w:rPr>
          <w:rFonts w:hint="eastAsia"/>
        </w:rPr>
      </w:pPr>
      <w:r>
        <w:rPr>
          <w:rFonts w:hint="eastAsia"/>
        </w:rPr>
        <w:t>13.合同修改或变更</w:t>
      </w:r>
    </w:p>
    <w:p w14:paraId="6EBFE4FB" w14:textId="77777777" w:rsidR="00A642CA" w:rsidRDefault="00A642CA" w:rsidP="00A642CA">
      <w:pPr>
        <w:rPr>
          <w:rFonts w:hint="eastAsia"/>
        </w:rPr>
      </w:pPr>
      <w:r>
        <w:rPr>
          <w:rFonts w:hint="eastAsia"/>
        </w:rPr>
        <w:t>13.1　双方协商一致，可以对本合同进行补充、修改或变更，变更形式必须为书面。</w:t>
      </w:r>
    </w:p>
    <w:p w14:paraId="52C05511" w14:textId="77777777" w:rsidR="00A642CA" w:rsidRDefault="00A642CA" w:rsidP="00A642CA">
      <w:pPr>
        <w:rPr>
          <w:rFonts w:hint="eastAsia"/>
        </w:rPr>
      </w:pPr>
      <w:r>
        <w:rPr>
          <w:rFonts w:hint="eastAsia"/>
        </w:rPr>
        <w:t>13.2　在不改变合同其他条款的前提下，甲方有权在合同价款10%的范围内追加与合同标的相同的货物或服务，乙方不得拒绝。</w:t>
      </w:r>
    </w:p>
    <w:p w14:paraId="378C3C87" w14:textId="77777777" w:rsidR="00A642CA" w:rsidRDefault="00A642CA" w:rsidP="00A642CA">
      <w:pPr>
        <w:rPr>
          <w:rFonts w:hint="eastAsia"/>
        </w:rPr>
      </w:pPr>
    </w:p>
    <w:p w14:paraId="19FAC83C" w14:textId="77777777" w:rsidR="00A642CA" w:rsidRDefault="00A642CA" w:rsidP="00A642CA">
      <w:pPr>
        <w:rPr>
          <w:rFonts w:hint="eastAsia"/>
        </w:rPr>
      </w:pPr>
      <w:r>
        <w:rPr>
          <w:rFonts w:hint="eastAsia"/>
        </w:rPr>
        <w:t>14.合同中止与终止</w:t>
      </w:r>
    </w:p>
    <w:p w14:paraId="44E05A52" w14:textId="77777777" w:rsidR="00A642CA" w:rsidRDefault="00A642CA" w:rsidP="00A642CA">
      <w:pPr>
        <w:rPr>
          <w:rFonts w:hint="eastAsia"/>
        </w:rPr>
      </w:pPr>
      <w:r>
        <w:rPr>
          <w:rFonts w:hint="eastAsia"/>
        </w:rPr>
        <w:t>14.1　合同的中止</w:t>
      </w:r>
    </w:p>
    <w:p w14:paraId="6DF5E24A" w14:textId="77777777" w:rsidR="00A642CA" w:rsidRDefault="00A642CA" w:rsidP="00A642CA">
      <w:pPr>
        <w:rPr>
          <w:rFonts w:hint="eastAsia"/>
        </w:rPr>
      </w:pPr>
      <w:r>
        <w:rPr>
          <w:rFonts w:hint="eastAsia"/>
        </w:rPr>
        <w:t>合同在履行过程中，因采购计划调整，甲方可以要求中止履行，</w:t>
      </w:r>
      <w:proofErr w:type="gramStart"/>
      <w:r>
        <w:rPr>
          <w:rFonts w:hint="eastAsia"/>
        </w:rPr>
        <w:t>待计划</w:t>
      </w:r>
      <w:proofErr w:type="gramEnd"/>
      <w:r>
        <w:rPr>
          <w:rFonts w:hint="eastAsia"/>
        </w:rPr>
        <w:t>确定后继续履行；合同履行过程中因供应商就采购过程或结果提起投诉的，甲方认为有必要或有关部门责令中止的，应当中止合同的履行。</w:t>
      </w:r>
    </w:p>
    <w:p w14:paraId="0CF71D4F" w14:textId="77777777" w:rsidR="00A642CA" w:rsidRDefault="00A642CA" w:rsidP="00A642CA">
      <w:pPr>
        <w:rPr>
          <w:rFonts w:hint="eastAsia"/>
        </w:rPr>
      </w:pPr>
      <w:r>
        <w:rPr>
          <w:rFonts w:hint="eastAsia"/>
        </w:rPr>
        <w:t>14.2　合同的终止</w:t>
      </w:r>
    </w:p>
    <w:p w14:paraId="7F2C0CE1" w14:textId="77777777" w:rsidR="00A642CA" w:rsidRDefault="00A642CA" w:rsidP="00A642CA">
      <w:pPr>
        <w:rPr>
          <w:rFonts w:hint="eastAsia"/>
        </w:rPr>
      </w:pPr>
      <w:r>
        <w:rPr>
          <w:rFonts w:hint="eastAsia"/>
        </w:rPr>
        <w:t>14.2.1　若出现如下情形，在甲方对乙方违约行为而采取的任何补救措施不受影响的情况下，甲方可向乙方发出书面通知书，提出终止部分或全部合同：</w:t>
      </w:r>
    </w:p>
    <w:p w14:paraId="57F701E2" w14:textId="77777777" w:rsidR="00A642CA" w:rsidRDefault="00A642CA" w:rsidP="00A642CA">
      <w:pPr>
        <w:rPr>
          <w:rFonts w:hint="eastAsia"/>
        </w:rPr>
      </w:pPr>
      <w:r>
        <w:rPr>
          <w:rFonts w:hint="eastAsia"/>
        </w:rPr>
        <w:t>(1)如果乙方未能在合同规定的期限或甲方同意延长的期限内提供货物或服务；</w:t>
      </w:r>
    </w:p>
    <w:p w14:paraId="3A10158A" w14:textId="77777777" w:rsidR="00A642CA" w:rsidRDefault="00A642CA" w:rsidP="00A642CA">
      <w:pPr>
        <w:rPr>
          <w:rFonts w:hint="eastAsia"/>
        </w:rPr>
      </w:pPr>
      <w:r>
        <w:rPr>
          <w:rFonts w:hint="eastAsia"/>
        </w:rPr>
        <w:t>(2)如果乙方未能履行合同规定的其他任何义务；</w:t>
      </w:r>
    </w:p>
    <w:p w14:paraId="16173231" w14:textId="77777777" w:rsidR="00A642CA" w:rsidRDefault="00A642CA" w:rsidP="00A642CA">
      <w:pPr>
        <w:rPr>
          <w:rFonts w:hint="eastAsia"/>
        </w:rPr>
      </w:pPr>
      <w:r>
        <w:rPr>
          <w:rFonts w:hint="eastAsia"/>
        </w:rPr>
        <w:t>(3)如果甲方认为乙方在本合同的竞争或实施中有腐败和欺诈行为。</w:t>
      </w:r>
    </w:p>
    <w:p w14:paraId="12ED3A3A" w14:textId="77777777" w:rsidR="00A642CA" w:rsidRDefault="00A642CA" w:rsidP="00A642CA">
      <w:pPr>
        <w:rPr>
          <w:rFonts w:hint="eastAsia"/>
        </w:rPr>
      </w:pPr>
      <w:r>
        <w:rPr>
          <w:rFonts w:hint="eastAsia"/>
        </w:rPr>
        <w:lastRenderedPageBreak/>
        <w:t>14.2.2　如果甲方根据</w:t>
      </w:r>
      <w:proofErr w:type="gramStart"/>
      <w:r>
        <w:rPr>
          <w:rFonts w:hint="eastAsia"/>
        </w:rPr>
        <w:t>上述第13</w:t>
      </w:r>
      <w:proofErr w:type="gramEnd"/>
      <w:r>
        <w:rPr>
          <w:rFonts w:hint="eastAsia"/>
        </w:rPr>
        <w:t>.2.1条第一款的规定，终止了全部或部分合同，甲方可以适当的条件和方法购买乙方未能提供的货物或服务，乙方应对甲方购买类似货物或服务所超出的费用负责。同时，乙方应继续执行合同中未终止的部分。</w:t>
      </w:r>
    </w:p>
    <w:p w14:paraId="31DF6DEE" w14:textId="77777777" w:rsidR="00A642CA" w:rsidRDefault="00A642CA" w:rsidP="00A642CA">
      <w:pPr>
        <w:rPr>
          <w:rFonts w:hint="eastAsia"/>
        </w:rPr>
      </w:pPr>
      <w:r>
        <w:rPr>
          <w:rFonts w:hint="eastAsia"/>
        </w:rPr>
        <w:t>14.2.3　如果乙方破产或无清偿能力，甲方可在任何时候以书面形式通知乙方终止合同而不给乙方补偿。</w:t>
      </w:r>
    </w:p>
    <w:p w14:paraId="63891967" w14:textId="77777777" w:rsidR="00A642CA" w:rsidRDefault="00A642CA" w:rsidP="00A642CA">
      <w:pPr>
        <w:rPr>
          <w:rFonts w:hint="eastAsia"/>
        </w:rPr>
      </w:pPr>
      <w:r>
        <w:rPr>
          <w:rFonts w:hint="eastAsia"/>
        </w:rPr>
        <w:t>14.2.4　该终止协议将不损害或影响甲方已经采取或将要采取的任何行动或补救措施的权利。</w:t>
      </w:r>
    </w:p>
    <w:p w14:paraId="1DA06B5F" w14:textId="77777777" w:rsidR="00A642CA" w:rsidRDefault="00A642CA" w:rsidP="00A642CA">
      <w:pPr>
        <w:rPr>
          <w:rFonts w:hint="eastAsia"/>
        </w:rPr>
      </w:pPr>
    </w:p>
    <w:p w14:paraId="2E43E505" w14:textId="77777777" w:rsidR="00A642CA" w:rsidRDefault="00A642CA" w:rsidP="00A642CA">
      <w:pPr>
        <w:rPr>
          <w:rFonts w:hint="eastAsia"/>
        </w:rPr>
      </w:pPr>
      <w:r>
        <w:rPr>
          <w:rFonts w:hint="eastAsia"/>
        </w:rPr>
        <w:t>15.适用法律</w:t>
      </w:r>
    </w:p>
    <w:p w14:paraId="7DB5AB8F" w14:textId="77777777" w:rsidR="00A642CA" w:rsidRDefault="00A642CA" w:rsidP="00A642CA">
      <w:pPr>
        <w:rPr>
          <w:rFonts w:hint="eastAsia"/>
        </w:rPr>
      </w:pPr>
      <w:r>
        <w:rPr>
          <w:rFonts w:hint="eastAsia"/>
        </w:rPr>
        <w:t>本合同适用中华人民共和国现行法律、行政法规和规章，如合同条款与法律、行政法规和规章不一致的，按照法律、行政法规和规章修改本合同。</w:t>
      </w:r>
    </w:p>
    <w:p w14:paraId="3D837660" w14:textId="77777777" w:rsidR="00A642CA" w:rsidRDefault="00A642CA" w:rsidP="00A642CA">
      <w:pPr>
        <w:rPr>
          <w:rFonts w:hint="eastAsia"/>
        </w:rPr>
      </w:pPr>
    </w:p>
    <w:p w14:paraId="77610A3A" w14:textId="77777777" w:rsidR="00A642CA" w:rsidRDefault="00A642CA" w:rsidP="00A642CA">
      <w:pPr>
        <w:rPr>
          <w:rFonts w:hint="eastAsia"/>
        </w:rPr>
      </w:pPr>
      <w:r>
        <w:rPr>
          <w:rFonts w:hint="eastAsia"/>
        </w:rPr>
        <w:t>16.合同语言</w:t>
      </w:r>
    </w:p>
    <w:p w14:paraId="60D24C9A" w14:textId="77777777" w:rsidR="00A642CA" w:rsidRDefault="00A642CA" w:rsidP="00A642CA">
      <w:pPr>
        <w:rPr>
          <w:rFonts w:hint="eastAsia"/>
        </w:rPr>
      </w:pPr>
      <w:r>
        <w:rPr>
          <w:rFonts w:hint="eastAsia"/>
        </w:rPr>
        <w:t>16.1　本合同语言为中文。</w:t>
      </w:r>
    </w:p>
    <w:p w14:paraId="7ED1A1C2" w14:textId="77777777" w:rsidR="00A642CA" w:rsidRDefault="00A642CA" w:rsidP="00A642CA">
      <w:pPr>
        <w:rPr>
          <w:rFonts w:hint="eastAsia"/>
        </w:rPr>
      </w:pPr>
      <w:r>
        <w:rPr>
          <w:rFonts w:hint="eastAsia"/>
        </w:rPr>
        <w:t>16.2　双方交换的与合同有关的信件和其他文件应用合同语言书写。</w:t>
      </w:r>
    </w:p>
    <w:p w14:paraId="4B378C4F" w14:textId="77777777" w:rsidR="00A642CA" w:rsidRDefault="00A642CA" w:rsidP="00A642CA">
      <w:pPr>
        <w:rPr>
          <w:rFonts w:hint="eastAsia"/>
        </w:rPr>
      </w:pPr>
    </w:p>
    <w:p w14:paraId="2D0E7DDB" w14:textId="77777777" w:rsidR="00A642CA" w:rsidRDefault="00A642CA" w:rsidP="00A642CA">
      <w:pPr>
        <w:rPr>
          <w:rFonts w:hint="eastAsia"/>
        </w:rPr>
      </w:pPr>
      <w:r>
        <w:rPr>
          <w:rFonts w:hint="eastAsia"/>
        </w:rPr>
        <w:t>17.合同有效期</w:t>
      </w:r>
    </w:p>
    <w:p w14:paraId="1FFEF528" w14:textId="77777777" w:rsidR="00A642CA" w:rsidRDefault="00A642CA" w:rsidP="00A642CA">
      <w:pPr>
        <w:rPr>
          <w:rFonts w:hint="eastAsia"/>
        </w:rPr>
      </w:pPr>
      <w:r>
        <w:rPr>
          <w:rFonts w:hint="eastAsia"/>
        </w:rPr>
        <w:t>本合同有效期截止至双方合同义务全部履行完毕之日止。</w:t>
      </w:r>
    </w:p>
    <w:p w14:paraId="130FB4A9" w14:textId="77777777" w:rsidR="00A642CA" w:rsidRDefault="00A642CA" w:rsidP="00A642CA">
      <w:pPr>
        <w:rPr>
          <w:rFonts w:hint="eastAsia"/>
        </w:rPr>
      </w:pPr>
    </w:p>
    <w:p w14:paraId="5C92628D" w14:textId="77777777" w:rsidR="00A642CA" w:rsidRDefault="00A642CA" w:rsidP="00A642CA">
      <w:pPr>
        <w:rPr>
          <w:rFonts w:hint="eastAsia"/>
        </w:rPr>
      </w:pPr>
      <w:r>
        <w:rPr>
          <w:rFonts w:hint="eastAsia"/>
        </w:rPr>
        <w:t>18.争议解决</w:t>
      </w:r>
    </w:p>
    <w:p w14:paraId="76DBAD09" w14:textId="77777777" w:rsidR="00A642CA" w:rsidRDefault="00A642CA" w:rsidP="00A642CA">
      <w:pPr>
        <w:rPr>
          <w:rFonts w:hint="eastAsia"/>
        </w:rPr>
      </w:pPr>
      <w:r>
        <w:rPr>
          <w:rFonts w:hint="eastAsia"/>
        </w:rPr>
        <w:t>甲乙双方应通过友好协商，如协商30日内不能解决，则通过以下途径解决：向北京市朝阳区人民法院提起诉讼。</w:t>
      </w:r>
    </w:p>
    <w:p w14:paraId="648A2F19" w14:textId="77777777" w:rsidR="00A642CA" w:rsidRDefault="00A642CA" w:rsidP="00A642CA">
      <w:pPr>
        <w:rPr>
          <w:rFonts w:hint="eastAsia"/>
        </w:rPr>
      </w:pPr>
    </w:p>
    <w:p w14:paraId="243DC39A" w14:textId="77777777" w:rsidR="00A642CA" w:rsidRDefault="00A642CA" w:rsidP="00A642CA">
      <w:pPr>
        <w:rPr>
          <w:rFonts w:hint="eastAsia"/>
        </w:rPr>
      </w:pPr>
    </w:p>
    <w:p w14:paraId="7085A589" w14:textId="77777777" w:rsidR="00A642CA" w:rsidRDefault="00A642CA" w:rsidP="00A642CA">
      <w:pPr>
        <w:rPr>
          <w:rFonts w:hint="eastAsia"/>
        </w:rPr>
      </w:pPr>
      <w:r>
        <w:rPr>
          <w:rFonts w:hint="eastAsia"/>
        </w:rPr>
        <w:t>19.合同生效</w:t>
      </w:r>
    </w:p>
    <w:p w14:paraId="522C7A9F" w14:textId="0DDDD8A2" w:rsidR="00A642CA" w:rsidRDefault="00A642CA" w:rsidP="00A642CA">
      <w:pPr>
        <w:rPr>
          <w:rFonts w:hint="eastAsia"/>
        </w:rPr>
      </w:pPr>
      <w:r>
        <w:rPr>
          <w:rFonts w:hint="eastAsia"/>
        </w:rPr>
        <w:t>本合同一式肆份，经甲乙双方盖章并经双方授权代表签字后生效，</w:t>
      </w:r>
      <w:ins w:id="60" w:author="旺龙 刘" w:date="2025-11-10T21:48:00Z">
        <w:r w:rsidR="00FE2926" w:rsidRPr="00FE2926">
          <w:t>本合同于____年____月____日在北京市海淀区签订。</w:t>
        </w:r>
      </w:ins>
      <w:del w:id="61" w:author="旺龙 刘" w:date="2025-11-10T21:48:00Z">
        <w:r w:rsidDel="00FE2926">
          <w:rPr>
            <w:rFonts w:hint="eastAsia"/>
          </w:rPr>
          <w:delText>签订日期：2022年4月8日。</w:delText>
        </w:r>
      </w:del>
    </w:p>
    <w:p w14:paraId="0F68F75D" w14:textId="77777777" w:rsidR="00A642CA" w:rsidRDefault="00A642CA" w:rsidP="00A642CA">
      <w:pPr>
        <w:rPr>
          <w:rFonts w:hint="eastAsia"/>
        </w:rPr>
      </w:pPr>
    </w:p>
    <w:p w14:paraId="48E656D8" w14:textId="77777777" w:rsidR="00A642CA" w:rsidRDefault="00A642CA" w:rsidP="00A642CA">
      <w:pPr>
        <w:rPr>
          <w:rFonts w:hint="eastAsia"/>
        </w:rPr>
      </w:pPr>
      <w:r>
        <w:rPr>
          <w:rFonts w:hint="eastAsia"/>
        </w:rPr>
        <w:t>（以下无正文）</w:t>
      </w:r>
    </w:p>
    <w:p w14:paraId="479E6ED1" w14:textId="527E39BF" w:rsidR="00A642CA" w:rsidRDefault="00A642CA" w:rsidP="00A642CA">
      <w:pPr>
        <w:rPr>
          <w:rFonts w:hint="eastAsia"/>
        </w:rPr>
      </w:pPr>
      <w:r>
        <w:rPr>
          <w:rFonts w:hint="eastAsia"/>
        </w:rPr>
        <w:t>甲方：</w:t>
      </w:r>
      <w:proofErr w:type="gramStart"/>
      <w:ins w:id="62" w:author="旺龙 刘" w:date="2025-11-10T21:44:00Z">
        <w:r w:rsidR="00FE2926">
          <w:rPr>
            <w:rFonts w:hint="eastAsia"/>
          </w:rPr>
          <w:t>幂</w:t>
        </w:r>
        <w:proofErr w:type="gramEnd"/>
        <w:r w:rsidR="00FE2926">
          <w:rPr>
            <w:rFonts w:hint="eastAsia"/>
          </w:rPr>
          <w:t>律智能有限责任公司</w:t>
        </w:r>
      </w:ins>
      <w:del w:id="63" w:author="旺龙 刘" w:date="2025-11-10T21:44:00Z">
        <w:r w:rsidDel="00FE2926">
          <w:rPr>
            <w:rFonts w:hint="eastAsia"/>
          </w:rPr>
          <w:delText>幂律智能</w:delText>
        </w:r>
      </w:del>
      <w:r>
        <w:rPr>
          <w:rFonts w:hint="eastAsia"/>
        </w:rPr>
        <w:t xml:space="preserve">                乙方：</w:t>
      </w:r>
      <w:proofErr w:type="gramStart"/>
      <w:r>
        <w:rPr>
          <w:rFonts w:hint="eastAsia"/>
        </w:rPr>
        <w:t>洛阳美科</w:t>
      </w:r>
      <w:proofErr w:type="gramEnd"/>
      <w:r>
        <w:rPr>
          <w:rFonts w:hint="eastAsia"/>
        </w:rPr>
        <w:t>办公家具有限公司</w:t>
      </w:r>
    </w:p>
    <w:p w14:paraId="240E134E" w14:textId="469FC338" w:rsidR="00A642CA" w:rsidRDefault="00A642CA" w:rsidP="00A642CA">
      <w:pPr>
        <w:rPr>
          <w:rFonts w:hint="eastAsia"/>
        </w:rPr>
      </w:pPr>
      <w:r>
        <w:rPr>
          <w:rFonts w:hint="eastAsia"/>
        </w:rPr>
        <w:t xml:space="preserve">签字：__________________ </w:t>
      </w:r>
      <w:ins w:id="64" w:author="旺龙 刘" w:date="2025-11-10T21:44:00Z">
        <w:r w:rsidR="00FE2926">
          <w:rPr>
            <w:rFonts w:hint="eastAsia"/>
          </w:rPr>
          <w:t xml:space="preserve">              </w:t>
        </w:r>
      </w:ins>
      <w:r>
        <w:rPr>
          <w:rFonts w:hint="eastAsia"/>
        </w:rPr>
        <w:t xml:space="preserve"> 　　 签字：__________________</w:t>
      </w:r>
    </w:p>
    <w:p w14:paraId="4B0766D6" w14:textId="56DA4E57" w:rsidR="00A642CA" w:rsidRDefault="00A642CA" w:rsidP="00A642CA">
      <w:pPr>
        <w:rPr>
          <w:rFonts w:hint="eastAsia"/>
        </w:rPr>
      </w:pPr>
      <w:r>
        <w:rPr>
          <w:rFonts w:hint="eastAsia"/>
        </w:rPr>
        <w:t xml:space="preserve">盖章：__________________ </w:t>
      </w:r>
      <w:ins w:id="65" w:author="旺龙 刘" w:date="2025-11-10T21:44:00Z">
        <w:r w:rsidR="00FE2926">
          <w:rPr>
            <w:rFonts w:hint="eastAsia"/>
          </w:rPr>
          <w:t xml:space="preserve">            </w:t>
        </w:r>
      </w:ins>
      <w:ins w:id="66" w:author="旺龙 刘" w:date="2025-11-10T21:45:00Z">
        <w:r w:rsidR="00FE2926">
          <w:rPr>
            <w:rFonts w:hint="eastAsia"/>
          </w:rPr>
          <w:t xml:space="preserve">  </w:t>
        </w:r>
      </w:ins>
      <w:r>
        <w:rPr>
          <w:rFonts w:hint="eastAsia"/>
        </w:rPr>
        <w:t xml:space="preserve"> 　　 盖章：__________________</w:t>
      </w:r>
    </w:p>
    <w:p w14:paraId="7600EEDD" w14:textId="77777777" w:rsidR="00A642CA" w:rsidRDefault="00A642CA" w:rsidP="00A642CA">
      <w:pPr>
        <w:rPr>
          <w:rFonts w:hint="eastAsia"/>
        </w:rPr>
      </w:pPr>
    </w:p>
    <w:p w14:paraId="1CD88D4C" w14:textId="77777777" w:rsidR="00A642CA" w:rsidRDefault="00A642CA" w:rsidP="00A642CA">
      <w:pPr>
        <w:rPr>
          <w:rFonts w:hint="eastAsia"/>
        </w:rPr>
      </w:pPr>
    </w:p>
    <w:p w14:paraId="72D13331" w14:textId="77777777" w:rsidR="00D1019B" w:rsidRPr="00FE2926" w:rsidRDefault="00D1019B">
      <w:pPr>
        <w:rPr>
          <w:rFonts w:hint="eastAsia"/>
        </w:rPr>
      </w:pPr>
    </w:p>
    <w:sectPr w:rsidR="00D1019B" w:rsidRPr="00FE292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旺龙 刘">
    <w15:presenceInfo w15:providerId="Windows Live" w15:userId="91ee1a8b6c89457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oNotDisplayPageBoundaries/>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2CA"/>
    <w:rsid w:val="000D45EF"/>
    <w:rsid w:val="003C70C4"/>
    <w:rsid w:val="00434C90"/>
    <w:rsid w:val="0066402B"/>
    <w:rsid w:val="006E5AB9"/>
    <w:rsid w:val="00A642CA"/>
    <w:rsid w:val="00D1019B"/>
    <w:rsid w:val="00D579BF"/>
    <w:rsid w:val="00FD4857"/>
    <w:rsid w:val="00FE29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8567F"/>
  <w15:chartTrackingRefBased/>
  <w15:docId w15:val="{878BE1F5-E83F-48B0-BF9A-A125FFDEB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642C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642C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642C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642C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642C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A642C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642C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642C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642CA"/>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642C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642C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642C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642CA"/>
    <w:rPr>
      <w:rFonts w:cstheme="majorBidi"/>
      <w:color w:val="0F4761" w:themeColor="accent1" w:themeShade="BF"/>
      <w:sz w:val="28"/>
      <w:szCs w:val="28"/>
    </w:rPr>
  </w:style>
  <w:style w:type="character" w:customStyle="1" w:styleId="50">
    <w:name w:val="标题 5 字符"/>
    <w:basedOn w:val="a0"/>
    <w:link w:val="5"/>
    <w:uiPriority w:val="9"/>
    <w:semiHidden/>
    <w:rsid w:val="00A642CA"/>
    <w:rPr>
      <w:rFonts w:cstheme="majorBidi"/>
      <w:color w:val="0F4761" w:themeColor="accent1" w:themeShade="BF"/>
      <w:sz w:val="24"/>
      <w:szCs w:val="24"/>
    </w:rPr>
  </w:style>
  <w:style w:type="character" w:customStyle="1" w:styleId="60">
    <w:name w:val="标题 6 字符"/>
    <w:basedOn w:val="a0"/>
    <w:link w:val="6"/>
    <w:uiPriority w:val="9"/>
    <w:semiHidden/>
    <w:rsid w:val="00A642CA"/>
    <w:rPr>
      <w:rFonts w:cstheme="majorBidi"/>
      <w:b/>
      <w:bCs/>
      <w:color w:val="0F4761" w:themeColor="accent1" w:themeShade="BF"/>
    </w:rPr>
  </w:style>
  <w:style w:type="character" w:customStyle="1" w:styleId="70">
    <w:name w:val="标题 7 字符"/>
    <w:basedOn w:val="a0"/>
    <w:link w:val="7"/>
    <w:uiPriority w:val="9"/>
    <w:semiHidden/>
    <w:rsid w:val="00A642CA"/>
    <w:rPr>
      <w:rFonts w:cstheme="majorBidi"/>
      <w:b/>
      <w:bCs/>
      <w:color w:val="595959" w:themeColor="text1" w:themeTint="A6"/>
    </w:rPr>
  </w:style>
  <w:style w:type="character" w:customStyle="1" w:styleId="80">
    <w:name w:val="标题 8 字符"/>
    <w:basedOn w:val="a0"/>
    <w:link w:val="8"/>
    <w:uiPriority w:val="9"/>
    <w:semiHidden/>
    <w:rsid w:val="00A642CA"/>
    <w:rPr>
      <w:rFonts w:cstheme="majorBidi"/>
      <w:color w:val="595959" w:themeColor="text1" w:themeTint="A6"/>
    </w:rPr>
  </w:style>
  <w:style w:type="character" w:customStyle="1" w:styleId="90">
    <w:name w:val="标题 9 字符"/>
    <w:basedOn w:val="a0"/>
    <w:link w:val="9"/>
    <w:uiPriority w:val="9"/>
    <w:semiHidden/>
    <w:rsid w:val="00A642CA"/>
    <w:rPr>
      <w:rFonts w:eastAsiaTheme="majorEastAsia" w:cstheme="majorBidi"/>
      <w:color w:val="595959" w:themeColor="text1" w:themeTint="A6"/>
    </w:rPr>
  </w:style>
  <w:style w:type="paragraph" w:styleId="a3">
    <w:name w:val="Title"/>
    <w:basedOn w:val="a"/>
    <w:next w:val="a"/>
    <w:link w:val="a4"/>
    <w:uiPriority w:val="10"/>
    <w:qFormat/>
    <w:rsid w:val="00A642C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642C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642C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642C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642CA"/>
    <w:pPr>
      <w:spacing w:before="160" w:after="160"/>
      <w:jc w:val="center"/>
    </w:pPr>
    <w:rPr>
      <w:i/>
      <w:iCs/>
      <w:color w:val="404040" w:themeColor="text1" w:themeTint="BF"/>
    </w:rPr>
  </w:style>
  <w:style w:type="character" w:customStyle="1" w:styleId="a8">
    <w:name w:val="引用 字符"/>
    <w:basedOn w:val="a0"/>
    <w:link w:val="a7"/>
    <w:uiPriority w:val="29"/>
    <w:rsid w:val="00A642CA"/>
    <w:rPr>
      <w:i/>
      <w:iCs/>
      <w:color w:val="404040" w:themeColor="text1" w:themeTint="BF"/>
    </w:rPr>
  </w:style>
  <w:style w:type="paragraph" w:styleId="a9">
    <w:name w:val="List Paragraph"/>
    <w:basedOn w:val="a"/>
    <w:uiPriority w:val="34"/>
    <w:qFormat/>
    <w:rsid w:val="00A642CA"/>
    <w:pPr>
      <w:ind w:left="720"/>
      <w:contextualSpacing/>
    </w:pPr>
  </w:style>
  <w:style w:type="character" w:styleId="aa">
    <w:name w:val="Intense Emphasis"/>
    <w:basedOn w:val="a0"/>
    <w:uiPriority w:val="21"/>
    <w:qFormat/>
    <w:rsid w:val="00A642CA"/>
    <w:rPr>
      <w:i/>
      <w:iCs/>
      <w:color w:val="0F4761" w:themeColor="accent1" w:themeShade="BF"/>
    </w:rPr>
  </w:style>
  <w:style w:type="paragraph" w:styleId="ab">
    <w:name w:val="Intense Quote"/>
    <w:basedOn w:val="a"/>
    <w:next w:val="a"/>
    <w:link w:val="ac"/>
    <w:uiPriority w:val="30"/>
    <w:qFormat/>
    <w:rsid w:val="00A642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642CA"/>
    <w:rPr>
      <w:i/>
      <w:iCs/>
      <w:color w:val="0F4761" w:themeColor="accent1" w:themeShade="BF"/>
    </w:rPr>
  </w:style>
  <w:style w:type="character" w:styleId="ad">
    <w:name w:val="Intense Reference"/>
    <w:basedOn w:val="a0"/>
    <w:uiPriority w:val="32"/>
    <w:qFormat/>
    <w:rsid w:val="00A642CA"/>
    <w:rPr>
      <w:b/>
      <w:bCs/>
      <w:smallCaps/>
      <w:color w:val="0F4761" w:themeColor="accent1" w:themeShade="BF"/>
      <w:spacing w:val="5"/>
    </w:rPr>
  </w:style>
  <w:style w:type="paragraph" w:styleId="ae">
    <w:name w:val="Revision"/>
    <w:hidden/>
    <w:uiPriority w:val="99"/>
    <w:semiHidden/>
    <w:rsid w:val="00FE29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5</Pages>
  <Words>911</Words>
  <Characters>5195</Characters>
  <Application>Microsoft Office Word</Application>
  <DocSecurity>0</DocSecurity>
  <Lines>43</Lines>
  <Paragraphs>12</Paragraphs>
  <ScaleCrop>false</ScaleCrop>
  <Company/>
  <LinksUpToDate>false</LinksUpToDate>
  <CharactersWithSpaces>6094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旺龙 刘</dc:creator>
  <cp:keywords/>
  <dc:description/>
  <cp:lastModifiedBy>旺龙 刘</cp:lastModifiedBy>
  <cp:revision>2</cp:revision>
  <dcterms:created xsi:type="dcterms:W3CDTF">2025-11-10T13:38:00Z</dcterms:created>
  <dcterms:modified xsi:type="dcterms:W3CDTF">2025-11-10T13:56:00Z</dcterms:modified>
</cp:coreProperties>
</file>