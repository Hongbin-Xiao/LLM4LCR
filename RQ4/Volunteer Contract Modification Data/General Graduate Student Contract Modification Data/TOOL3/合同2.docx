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E5529" w14:textId="03C32A8E" w:rsidR="00CD2005" w:rsidRDefault="00CD2005" w:rsidP="00CD2005">
      <w:pPr>
        <w:rPr>
          <w:rFonts w:hint="eastAsia"/>
        </w:rPr>
      </w:pPr>
      <w:r>
        <w:rPr>
          <w:rFonts w:hint="eastAsia"/>
        </w:rPr>
        <w:t>靖西天桂铝业有限公司汽车起重机采购合同</w:t>
      </w:r>
      <w:ins w:id="0" w:author="旺龙 刘" w:date="2025-11-10T20:48:00Z">
        <w:r w:rsidR="006666D1" w:rsidRPr="006666D1">
          <w:rPr>
            <w:rFonts w:hint="eastAsia"/>
            <w:color w:val="FF0000"/>
            <w:rPrChange w:id="1" w:author="旺龙 刘" w:date="2025-11-10T20:48:00Z">
              <w:rPr>
                <w:rFonts w:hint="eastAsia"/>
              </w:rPr>
            </w:rPrChange>
          </w:rPr>
          <w:t>（修改时间1</w:t>
        </w:r>
      </w:ins>
      <w:ins w:id="2" w:author="旺龙 刘" w:date="2025-11-10T21:38:00Z">
        <w:r w:rsidR="00894312">
          <w:rPr>
            <w:rFonts w:hint="eastAsia"/>
            <w:color w:val="FF0000"/>
          </w:rPr>
          <w:t>9</w:t>
        </w:r>
      </w:ins>
      <w:ins w:id="3" w:author="旺龙 刘" w:date="2025-11-10T20:48:00Z">
        <w:r w:rsidR="006666D1" w:rsidRPr="006666D1">
          <w:rPr>
            <w:rFonts w:hint="eastAsia"/>
            <w:color w:val="FF0000"/>
            <w:rPrChange w:id="4" w:author="旺龙 刘" w:date="2025-11-10T20:48:00Z">
              <w:rPr>
                <w:rFonts w:hint="eastAsia"/>
              </w:rPr>
            </w:rPrChange>
          </w:rPr>
          <w:t>分5</w:t>
        </w:r>
      </w:ins>
      <w:ins w:id="5" w:author="旺龙 刘" w:date="2025-11-10T21:38:00Z">
        <w:r w:rsidR="00894312">
          <w:rPr>
            <w:rFonts w:hint="eastAsia"/>
            <w:color w:val="FF0000"/>
          </w:rPr>
          <w:t>8</w:t>
        </w:r>
      </w:ins>
      <w:ins w:id="6" w:author="旺龙 刘" w:date="2025-11-10T20:48:00Z">
        <w:r w:rsidR="006666D1" w:rsidRPr="006666D1">
          <w:rPr>
            <w:rFonts w:hint="eastAsia"/>
            <w:color w:val="FF0000"/>
            <w:rPrChange w:id="7" w:author="旺龙 刘" w:date="2025-11-10T20:48:00Z">
              <w:rPr>
                <w:rFonts w:hint="eastAsia"/>
              </w:rPr>
            </w:rPrChange>
          </w:rPr>
          <w:t>秒）</w:t>
        </w:r>
      </w:ins>
    </w:p>
    <w:p w14:paraId="20F5DF10" w14:textId="77777777" w:rsidR="00CD2005" w:rsidRDefault="00CD2005" w:rsidP="00CD2005">
      <w:pPr>
        <w:rPr>
          <w:rFonts w:hint="eastAsia"/>
        </w:rPr>
      </w:pPr>
    </w:p>
    <w:p w14:paraId="137B2223" w14:textId="77777777" w:rsidR="00CD2005" w:rsidRDefault="00CD2005" w:rsidP="00CD2005">
      <w:pPr>
        <w:rPr>
          <w:rFonts w:hint="eastAsia"/>
        </w:rPr>
      </w:pPr>
      <w:r>
        <w:rPr>
          <w:rFonts w:hint="eastAsia"/>
        </w:rPr>
        <w:t>合同编号：TG-E-201801-003</w:t>
      </w:r>
    </w:p>
    <w:p w14:paraId="75D94A77" w14:textId="77777777" w:rsidR="00CD2005" w:rsidRDefault="00CD2005" w:rsidP="00CD2005">
      <w:pPr>
        <w:rPr>
          <w:rFonts w:hint="eastAsia"/>
        </w:rPr>
      </w:pPr>
    </w:p>
    <w:p w14:paraId="2C0AA873" w14:textId="77777777" w:rsidR="00CD2005" w:rsidRDefault="00CD2005" w:rsidP="00CD2005">
      <w:pPr>
        <w:rPr>
          <w:rFonts w:hint="eastAsia"/>
        </w:rPr>
      </w:pPr>
      <w:r>
        <w:rPr>
          <w:rFonts w:hint="eastAsia"/>
        </w:rPr>
        <w:t>需方：</w:t>
      </w:r>
      <w:proofErr w:type="gramStart"/>
      <w:r>
        <w:rPr>
          <w:rFonts w:hint="eastAsia"/>
        </w:rPr>
        <w:t>靖</w:t>
      </w:r>
      <w:proofErr w:type="gramEnd"/>
      <w:r>
        <w:rPr>
          <w:rFonts w:hint="eastAsia"/>
        </w:rPr>
        <w:t>西天桂铝业有限公司</w:t>
      </w:r>
    </w:p>
    <w:p w14:paraId="2FED08F0" w14:textId="77777777" w:rsidR="00CD2005" w:rsidRDefault="00CD2005" w:rsidP="00CD2005">
      <w:pPr>
        <w:rPr>
          <w:rFonts w:hint="eastAsia"/>
        </w:rPr>
      </w:pPr>
      <w:r>
        <w:rPr>
          <w:rFonts w:hint="eastAsia"/>
        </w:rPr>
        <w:t>供方：广西南宁巨缘合工程机械有限公司</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337CABC4" w14:textId="77777777" w:rsidR="00CD2005" w:rsidRDefault="00CD2005" w:rsidP="00CD2005">
      <w:pPr>
        <w:rPr>
          <w:rFonts w:hint="eastAsia"/>
        </w:rPr>
      </w:pPr>
    </w:p>
    <w:p w14:paraId="50D64A1B" w14:textId="77777777" w:rsidR="00CD2005" w:rsidRDefault="00CD2005" w:rsidP="00CD2005">
      <w:pPr>
        <w:rPr>
          <w:rFonts w:hint="eastAsia"/>
        </w:rPr>
      </w:pPr>
      <w:r>
        <w:rPr>
          <w:rFonts w:hint="eastAsia"/>
        </w:rPr>
        <w:tab/>
      </w:r>
      <w:r>
        <w:rPr>
          <w:rFonts w:hint="eastAsia"/>
        </w:rPr>
        <w:tab/>
      </w:r>
      <w:r>
        <w:rPr>
          <w:rFonts w:hint="eastAsia"/>
        </w:rPr>
        <w:tab/>
        <w:t xml:space="preserve">                         签订地点：靖西市</w:t>
      </w:r>
    </w:p>
    <w:p w14:paraId="47E5C7B9" w14:textId="77777777" w:rsidR="00CD2005" w:rsidRDefault="00CD2005" w:rsidP="00CD2005">
      <w:pPr>
        <w:rPr>
          <w:rFonts w:hint="eastAsia"/>
        </w:rPr>
      </w:pPr>
      <w:r>
        <w:rPr>
          <w:rFonts w:hint="eastAsia"/>
        </w:rPr>
        <w:t>汽车起重机采购合同</w:t>
      </w:r>
    </w:p>
    <w:p w14:paraId="552BDCD9" w14:textId="77777777" w:rsidR="00CD2005" w:rsidRDefault="00CD2005" w:rsidP="00CD2005">
      <w:pPr>
        <w:rPr>
          <w:rFonts w:hint="eastAsia"/>
        </w:rPr>
      </w:pPr>
      <w:r>
        <w:rPr>
          <w:rFonts w:hint="eastAsia"/>
        </w:rPr>
        <w:t>合同编号：TG-E-201801-003</w:t>
      </w:r>
    </w:p>
    <w:p w14:paraId="0EC4461B" w14:textId="77777777" w:rsidR="00CD2005" w:rsidRDefault="00CD2005" w:rsidP="00CD2005">
      <w:pPr>
        <w:rPr>
          <w:rFonts w:hint="eastAsia"/>
        </w:rPr>
      </w:pPr>
      <w:r>
        <w:rPr>
          <w:rFonts w:hint="eastAsia"/>
        </w:rPr>
        <w:t>需方：</w:t>
      </w:r>
      <w:proofErr w:type="gramStart"/>
      <w:r>
        <w:rPr>
          <w:rFonts w:hint="eastAsia"/>
        </w:rPr>
        <w:t>靖</w:t>
      </w:r>
      <w:proofErr w:type="gramEnd"/>
      <w:r>
        <w:rPr>
          <w:rFonts w:hint="eastAsia"/>
        </w:rPr>
        <w:t>西天桂铝业有限公司                                 （以下简称“甲方”）</w:t>
      </w:r>
    </w:p>
    <w:p w14:paraId="1AC2220C" w14:textId="77777777" w:rsidR="00CD2005" w:rsidRDefault="00CD2005" w:rsidP="00CD2005">
      <w:pPr>
        <w:rPr>
          <w:rFonts w:hint="eastAsia"/>
        </w:rPr>
      </w:pPr>
      <w:r>
        <w:rPr>
          <w:rFonts w:hint="eastAsia"/>
        </w:rPr>
        <w:t>供方：广西南宁巨缘合工程机械有限公司                           （以下简称“乙方”）</w:t>
      </w:r>
    </w:p>
    <w:p w14:paraId="24A0EE98" w14:textId="77777777" w:rsidR="00CD2005" w:rsidRDefault="00CD2005" w:rsidP="00CD2005">
      <w:pPr>
        <w:rPr>
          <w:rFonts w:hint="eastAsia"/>
        </w:rPr>
      </w:pPr>
      <w:r>
        <w:rPr>
          <w:rFonts w:hint="eastAsia"/>
        </w:rPr>
        <w:t>甲乙双方在平等协商、互利互惠的前提下，通过友好洽谈，就甲方向乙方购买汽车起重机事宜，达成以下合同条款，甲乙双方共同遵照执行。</w:t>
      </w:r>
    </w:p>
    <w:p w14:paraId="4CEDF497" w14:textId="77777777" w:rsidR="00CD2005" w:rsidRDefault="00CD2005" w:rsidP="00CD2005">
      <w:pPr>
        <w:rPr>
          <w:rFonts w:hint="eastAsia"/>
        </w:rPr>
      </w:pPr>
      <w:r>
        <w:rPr>
          <w:rFonts w:hint="eastAsia"/>
        </w:rPr>
        <w:t>第一条：产品的名称、品种、型号、质量、价格、数量</w:t>
      </w:r>
      <w:r>
        <w:rPr>
          <w:rFonts w:hint="eastAsia"/>
        </w:rPr>
        <w:tab/>
      </w:r>
      <w:r>
        <w:rPr>
          <w:rFonts w:hint="eastAsia"/>
        </w:rPr>
        <w:tab/>
      </w:r>
      <w:r>
        <w:rPr>
          <w:rFonts w:hint="eastAsia"/>
        </w:rPr>
        <w:tab/>
      </w:r>
      <w:r>
        <w:rPr>
          <w:rFonts w:hint="eastAsia"/>
        </w:rPr>
        <w:tab/>
      </w:r>
      <w:r>
        <w:rPr>
          <w:rFonts w:hint="eastAsia"/>
        </w:rPr>
        <w:tab/>
      </w:r>
      <w:r>
        <w:rPr>
          <w:rFonts w:hint="eastAsia"/>
        </w:rPr>
        <w:tab/>
      </w:r>
    </w:p>
    <w:p w14:paraId="5FCD279C" w14:textId="7ED110FA" w:rsidR="00CD2005" w:rsidRDefault="00CD2005" w:rsidP="00CD2005">
      <w:pPr>
        <w:rPr>
          <w:rFonts w:hint="eastAsia"/>
        </w:rPr>
      </w:pPr>
      <w:r>
        <w:rPr>
          <w:rFonts w:hint="eastAsia"/>
        </w:rPr>
        <w:t>1、</w:t>
      </w:r>
      <w:ins w:id="8" w:author="旺龙 刘" w:date="2025-11-10T20:35:00Z">
        <w:r w:rsidR="001A6307" w:rsidRPr="001A6307">
          <w:t>本合同总价为人民币【】元（大写：【】），已包含设备价款、包装费、运输费、装卸费、保险费、安装调试费、操作培训费及质保期内的全部售后服务费用。除本合同另有约定外，甲方无需就本合同项下设备的交付、安装、验收及使用支付任何其他费用。</w:t>
        </w:r>
      </w:ins>
      <w:del w:id="9" w:author="旺龙 刘" w:date="2025-11-10T20:35:00Z">
        <w:r w:rsidDel="001A6307">
          <w:rPr>
            <w:rFonts w:hint="eastAsia"/>
          </w:rPr>
          <w:delText xml:space="preserve">产品的名称、型号、数量、单价、金额                      </w:delText>
        </w:r>
      </w:del>
    </w:p>
    <w:p w14:paraId="5C7574F2" w14:textId="77777777" w:rsidR="00CD2005" w:rsidRDefault="00CD2005" w:rsidP="00CD2005">
      <w:pPr>
        <w:rPr>
          <w:rFonts w:hint="eastAsia"/>
        </w:rPr>
      </w:pPr>
      <w:r>
        <w:rPr>
          <w:rFonts w:hint="eastAsia"/>
        </w:rPr>
        <w:t>2、产品的技术标准（包括质量要求），按以下第 1执行：</w:t>
      </w:r>
      <w:r>
        <w:rPr>
          <w:rFonts w:hint="eastAsia"/>
        </w:rPr>
        <w:tab/>
      </w:r>
      <w:r>
        <w:rPr>
          <w:rFonts w:hint="eastAsia"/>
        </w:rPr>
        <w:tab/>
      </w:r>
    </w:p>
    <w:p w14:paraId="2114499F" w14:textId="666F28F4" w:rsidR="00CD2005" w:rsidRDefault="00CD2005" w:rsidP="00CD2005">
      <w:pPr>
        <w:rPr>
          <w:rFonts w:hint="eastAsia"/>
        </w:rPr>
      </w:pPr>
      <w:r>
        <w:rPr>
          <w:rFonts w:hint="eastAsia"/>
        </w:rPr>
        <w:t>（1）按国家标准GB3811-1983、GB/T6068—</w:t>
      </w:r>
      <w:ins w:id="10" w:author="旺龙 刘" w:date="2025-11-10T21:33:00Z">
        <w:r w:rsidR="00894312">
          <w:rPr>
            <w:rFonts w:hint="eastAsia"/>
          </w:rPr>
          <w:t>2</w:t>
        </w:r>
      </w:ins>
      <w:r>
        <w:rPr>
          <w:rFonts w:hint="eastAsia"/>
        </w:rPr>
        <w:t>008、GB/T6068--2008号执行（2）按部颁标准执行；（3）按行业标准执行；（4）按企业标准执行；（5）有特殊要求的，按甲乙双方在合同中商定的样品、质量及技术要求或图纸执行，详见合同附件。各标准之间有冲突的以较高的标准执行。</w:t>
      </w:r>
    </w:p>
    <w:p w14:paraId="22592D35" w14:textId="77777777" w:rsidR="00CD2005" w:rsidRDefault="00CD2005" w:rsidP="00CD2005">
      <w:pPr>
        <w:rPr>
          <w:rFonts w:hint="eastAsia"/>
        </w:rPr>
      </w:pPr>
      <w:r>
        <w:rPr>
          <w:rFonts w:hint="eastAsia"/>
        </w:rPr>
        <w:t>第二条：产品的交货数量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522818EE" w14:textId="77777777" w:rsidR="00CD2005" w:rsidRDefault="00CD2005" w:rsidP="00CD2005">
      <w:pPr>
        <w:rPr>
          <w:rFonts w:hint="eastAsia"/>
        </w:rPr>
      </w:pPr>
      <w:r>
        <w:rPr>
          <w:rFonts w:hint="eastAsia"/>
        </w:rPr>
        <w:t>产品交货的数量：按合同签订数量交货，随货应当交付盖有公章的发货清单、产品合格证、产品质量检验报告等原件与货物相关的附件。</w:t>
      </w:r>
    </w:p>
    <w:p w14:paraId="675131A8" w14:textId="77777777" w:rsidR="00CD2005" w:rsidRDefault="00CD2005" w:rsidP="00CD2005">
      <w:pPr>
        <w:rPr>
          <w:rFonts w:hint="eastAsia"/>
        </w:rPr>
      </w:pPr>
      <w:r>
        <w:rPr>
          <w:rFonts w:hint="eastAsia"/>
        </w:rPr>
        <w:t>第三条：产品的包装标准和包装的供应与回收</w:t>
      </w:r>
      <w:r>
        <w:rPr>
          <w:rFonts w:hint="eastAsia"/>
        </w:rPr>
        <w:tab/>
      </w:r>
    </w:p>
    <w:p w14:paraId="30EAFA03" w14:textId="77777777" w:rsidR="00CD2005" w:rsidRDefault="00CD2005" w:rsidP="00CD2005">
      <w:pPr>
        <w:rPr>
          <w:rFonts w:hint="eastAsia"/>
        </w:rPr>
      </w:pPr>
      <w:r>
        <w:rPr>
          <w:rFonts w:hint="eastAsia"/>
        </w:rPr>
        <w:t>由乙方进行合理包装，保证设备或货物到达交货地点不损坏，无损耗，包装费用由乙方承担，包装物不计价、不计重、不回收。</w:t>
      </w:r>
    </w:p>
    <w:p w14:paraId="418601DB" w14:textId="77777777" w:rsidR="00CD2005" w:rsidRDefault="00CD2005" w:rsidP="00CD2005">
      <w:pPr>
        <w:rPr>
          <w:rFonts w:hint="eastAsia"/>
        </w:rPr>
      </w:pPr>
      <w:r>
        <w:rPr>
          <w:rFonts w:hint="eastAsia"/>
        </w:rPr>
        <w:t>第四条：产品的收货单位、交货方式、运输方式、交货地点</w:t>
      </w:r>
      <w:r>
        <w:rPr>
          <w:rFonts w:hint="eastAsia"/>
        </w:rPr>
        <w:tab/>
      </w:r>
      <w:r>
        <w:rPr>
          <w:rFonts w:hint="eastAsia"/>
        </w:rPr>
        <w:tab/>
      </w:r>
      <w:r>
        <w:rPr>
          <w:rFonts w:hint="eastAsia"/>
        </w:rPr>
        <w:tab/>
      </w:r>
    </w:p>
    <w:p w14:paraId="4D021450" w14:textId="77777777" w:rsidR="00CD2005" w:rsidRDefault="00CD2005" w:rsidP="00CD2005">
      <w:pPr>
        <w:rPr>
          <w:rFonts w:hint="eastAsia"/>
        </w:rPr>
      </w:pPr>
      <w:r>
        <w:rPr>
          <w:rFonts w:hint="eastAsia"/>
        </w:rPr>
        <w:t>1、产品的收货单位：</w:t>
      </w:r>
      <w:proofErr w:type="gramStart"/>
      <w:r>
        <w:rPr>
          <w:rFonts w:hint="eastAsia"/>
        </w:rPr>
        <w:t>靖</w:t>
      </w:r>
      <w:proofErr w:type="gramEnd"/>
      <w:r>
        <w:rPr>
          <w:rFonts w:hint="eastAsia"/>
        </w:rPr>
        <w:t>西天桂铝业有限公司；</w:t>
      </w:r>
      <w:r>
        <w:rPr>
          <w:rFonts w:hint="eastAsia"/>
        </w:rPr>
        <w:tab/>
      </w:r>
      <w:r>
        <w:rPr>
          <w:rFonts w:hint="eastAsia"/>
        </w:rPr>
        <w:tab/>
      </w:r>
      <w:r>
        <w:rPr>
          <w:rFonts w:hint="eastAsia"/>
        </w:rPr>
        <w:tab/>
      </w:r>
      <w:r>
        <w:rPr>
          <w:rFonts w:hint="eastAsia"/>
        </w:rPr>
        <w:tab/>
      </w:r>
      <w:r>
        <w:rPr>
          <w:rFonts w:hint="eastAsia"/>
        </w:rPr>
        <w:tab/>
      </w:r>
    </w:p>
    <w:p w14:paraId="63D20E29" w14:textId="77777777" w:rsidR="00CD2005" w:rsidRDefault="00CD2005" w:rsidP="00CD2005">
      <w:pPr>
        <w:rPr>
          <w:rFonts w:hint="eastAsia"/>
        </w:rPr>
      </w:pPr>
      <w:r>
        <w:rPr>
          <w:rFonts w:hint="eastAsia"/>
        </w:rPr>
        <w:t>2、交货方式：按下列第（1）项执行：</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0C763794" w14:textId="77777777" w:rsidR="00CD2005" w:rsidRDefault="00CD2005" w:rsidP="00CD2005">
      <w:pPr>
        <w:rPr>
          <w:rFonts w:hint="eastAsia"/>
        </w:rPr>
      </w:pPr>
      <w:r>
        <w:rPr>
          <w:rFonts w:hint="eastAsia"/>
        </w:rPr>
        <w:t>（1）乙方送货；（2）乙方代运；（3）甲方自提。</w:t>
      </w:r>
      <w:r>
        <w:rPr>
          <w:rFonts w:hint="eastAsia"/>
        </w:rPr>
        <w:tab/>
      </w:r>
      <w:r>
        <w:rPr>
          <w:rFonts w:hint="eastAsia"/>
        </w:rPr>
        <w:tab/>
      </w:r>
      <w:r>
        <w:rPr>
          <w:rFonts w:hint="eastAsia"/>
        </w:rPr>
        <w:tab/>
      </w:r>
      <w:r>
        <w:rPr>
          <w:rFonts w:hint="eastAsia"/>
        </w:rPr>
        <w:tab/>
      </w:r>
      <w:r>
        <w:rPr>
          <w:rFonts w:hint="eastAsia"/>
        </w:rPr>
        <w:tab/>
      </w:r>
    </w:p>
    <w:p w14:paraId="2E3EE5D5" w14:textId="77777777" w:rsidR="00CD2005" w:rsidRDefault="00CD2005" w:rsidP="00CD2005">
      <w:pPr>
        <w:rPr>
          <w:rFonts w:hint="eastAsia"/>
        </w:rPr>
      </w:pPr>
      <w:r>
        <w:rPr>
          <w:rFonts w:hint="eastAsia"/>
        </w:rPr>
        <w:t>3、运输方式及费用承担：由乙方运送到甲方厂内，运费由乙方承担。</w:t>
      </w:r>
    </w:p>
    <w:p w14:paraId="3E03F7A4" w14:textId="77777777" w:rsidR="00CD2005" w:rsidRDefault="00CD2005" w:rsidP="00CD2005">
      <w:pPr>
        <w:rPr>
          <w:rFonts w:hint="eastAsia"/>
        </w:rPr>
      </w:pPr>
      <w:r>
        <w:rPr>
          <w:rFonts w:hint="eastAsia"/>
        </w:rPr>
        <w:t>4、交货地点和接货单位（或接货人）：</w:t>
      </w:r>
      <w:proofErr w:type="gramStart"/>
      <w:r>
        <w:rPr>
          <w:rFonts w:hint="eastAsia"/>
        </w:rPr>
        <w:t>靖</w:t>
      </w:r>
      <w:proofErr w:type="gramEnd"/>
      <w:r>
        <w:rPr>
          <w:rFonts w:hint="eastAsia"/>
        </w:rPr>
        <w:t>西天桂铝业有限公司</w:t>
      </w:r>
    </w:p>
    <w:p w14:paraId="3940318F" w14:textId="77777777" w:rsidR="00CD2005" w:rsidRDefault="00CD2005" w:rsidP="00CD2005">
      <w:pPr>
        <w:rPr>
          <w:rFonts w:hint="eastAsia"/>
        </w:rPr>
      </w:pPr>
      <w:r>
        <w:rPr>
          <w:rFonts w:hint="eastAsia"/>
        </w:rPr>
        <w:t>（1）、交货地点：靖西市武平镇</w:t>
      </w:r>
      <w:proofErr w:type="gramStart"/>
      <w:r>
        <w:rPr>
          <w:rFonts w:hint="eastAsia"/>
        </w:rPr>
        <w:t>马亮村天</w:t>
      </w:r>
      <w:proofErr w:type="gramEnd"/>
      <w:r>
        <w:rPr>
          <w:rFonts w:hint="eastAsia"/>
        </w:rPr>
        <w:t>桂铝业项目场地内；</w:t>
      </w:r>
    </w:p>
    <w:p w14:paraId="6EBA12C3" w14:textId="77777777" w:rsidR="00CD2005" w:rsidRDefault="00CD2005" w:rsidP="00CD2005">
      <w:pPr>
        <w:rPr>
          <w:rFonts w:hint="eastAsia"/>
        </w:rPr>
      </w:pPr>
      <w:r>
        <w:rPr>
          <w:rFonts w:hint="eastAsia"/>
        </w:rPr>
        <w:t>（2）、接货单位（或接货人）：</w:t>
      </w:r>
      <w:proofErr w:type="gramStart"/>
      <w:r>
        <w:rPr>
          <w:rFonts w:hint="eastAsia"/>
        </w:rPr>
        <w:t>靖</w:t>
      </w:r>
      <w:proofErr w:type="gramEnd"/>
      <w:r>
        <w:rPr>
          <w:rFonts w:hint="eastAsia"/>
        </w:rPr>
        <w:t>西天桂铝业有限公司（黄利泽），电话：18777682690</w:t>
      </w:r>
    </w:p>
    <w:p w14:paraId="736EBE8B" w14:textId="77777777" w:rsidR="00CD2005" w:rsidRDefault="00CD2005" w:rsidP="00CD2005">
      <w:pPr>
        <w:rPr>
          <w:rFonts w:hint="eastAsia"/>
        </w:rPr>
      </w:pPr>
      <w:r>
        <w:rPr>
          <w:rFonts w:hint="eastAsia"/>
        </w:rPr>
        <w:t>第五条：产品的交（提）货期限</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7A90D680" w14:textId="77777777" w:rsidR="00CD2005" w:rsidRDefault="00CD2005" w:rsidP="00CD2005">
      <w:pPr>
        <w:rPr>
          <w:rFonts w:hint="eastAsia"/>
        </w:rPr>
      </w:pPr>
      <w:r>
        <w:rPr>
          <w:rFonts w:hint="eastAsia"/>
        </w:rPr>
        <w:t>按合同结算方式分:</w:t>
      </w:r>
    </w:p>
    <w:p w14:paraId="2181DE05" w14:textId="243FEF9C" w:rsidR="00CD2005" w:rsidRDefault="00CD2005" w:rsidP="00CD2005">
      <w:pPr>
        <w:rPr>
          <w:rFonts w:hint="eastAsia"/>
        </w:rPr>
      </w:pPr>
      <w:r>
        <w:rPr>
          <w:rFonts w:hint="eastAsia"/>
        </w:rPr>
        <w:t>1、</w:t>
      </w:r>
      <w:ins w:id="11" w:author="旺龙 刘" w:date="2025-11-10T20:38:00Z">
        <w:r w:rsidR="001A6307" w:rsidRPr="001A6307">
          <w:t>甲方应于本合同签订并生效后【5】</w:t>
        </w:r>
        <w:proofErr w:type="gramStart"/>
        <w:r w:rsidR="001A6307" w:rsidRPr="001A6307">
          <w:t>个</w:t>
        </w:r>
        <w:proofErr w:type="gramEnd"/>
        <w:r w:rsidR="001A6307" w:rsidRPr="001A6307">
          <w:t>工作日内向乙方支付预付款；乙方应于收到甲方预付款之日起7日内将本合同全部货物交付至本合同第四条约定的交货地点</w:t>
        </w:r>
        <w:r w:rsidR="001A6307">
          <w:rPr>
            <w:rFonts w:hint="eastAsia"/>
          </w:rPr>
          <w:t>。</w:t>
        </w:r>
      </w:ins>
      <w:del w:id="12" w:author="旺龙 刘" w:date="2025-11-10T20:38:00Z">
        <w:r w:rsidDel="001A6307">
          <w:rPr>
            <w:rFonts w:hint="eastAsia"/>
          </w:rPr>
          <w:delText>合同生效后，乙方收到预付款之日起7日内将本合同全部货物交到交货地点，货到甲方验收之前的风险由乙方承担；</w:delText>
        </w:r>
      </w:del>
    </w:p>
    <w:p w14:paraId="0E2F207D" w14:textId="77777777" w:rsidR="00CD2005" w:rsidRDefault="00CD2005" w:rsidP="00CD2005">
      <w:pPr>
        <w:rPr>
          <w:rFonts w:hint="eastAsia"/>
        </w:rPr>
      </w:pPr>
      <w:r>
        <w:rPr>
          <w:rFonts w:hint="eastAsia"/>
        </w:rPr>
        <w:t>第六条：付款、结算方式及发票提供期限：</w:t>
      </w:r>
      <w:r>
        <w:rPr>
          <w:rFonts w:hint="eastAsia"/>
        </w:rPr>
        <w:tab/>
      </w:r>
    </w:p>
    <w:p w14:paraId="52692106" w14:textId="7E08CD6A" w:rsidR="00894312" w:rsidRDefault="00CD2005" w:rsidP="00CD2005">
      <w:pPr>
        <w:rPr>
          <w:ins w:id="13" w:author="旺龙 刘" w:date="2025-11-10T21:33:00Z"/>
        </w:rPr>
      </w:pPr>
      <w:proofErr w:type="gramStart"/>
      <w:r>
        <w:rPr>
          <w:rFonts w:hint="eastAsia"/>
        </w:rPr>
        <w:lastRenderedPageBreak/>
        <w:t xml:space="preserve">1 </w:t>
      </w:r>
      <w:ins w:id="14" w:author="旺龙 刘" w:date="2025-11-10T21:31:00Z">
        <w:r w:rsidR="00894312" w:rsidRPr="00894312">
          <w:t>.</w:t>
        </w:r>
        <w:proofErr w:type="gramEnd"/>
        <w:r w:rsidR="00894312" w:rsidRPr="00894312">
          <w:t xml:space="preserve"> 首期付款（预付款）：合同签订生效后，甲方支付合同总金额</w:t>
        </w:r>
      </w:ins>
      <w:ins w:id="15" w:author="旺龙 刘" w:date="2025-11-10T21:36:00Z">
        <w:r w:rsidR="00894312">
          <w:rPr>
            <w:rFonts w:hint="eastAsia"/>
          </w:rPr>
          <w:t>（大写：</w:t>
        </w:r>
        <w:r w:rsidR="00894312">
          <w:rPr>
            <w:rFonts w:hint="eastAsia"/>
          </w:rPr>
          <w:t>【】</w:t>
        </w:r>
        <w:r w:rsidR="00894312">
          <w:rPr>
            <w:rFonts w:hint="eastAsia"/>
          </w:rPr>
          <w:t>元</w:t>
        </w:r>
        <w:r w:rsidR="00894312">
          <w:t>）</w:t>
        </w:r>
      </w:ins>
      <w:ins w:id="16" w:author="旺龙 刘" w:date="2025-11-10T21:31:00Z">
        <w:r w:rsidR="00894312" w:rsidRPr="00894312">
          <w:t>的 50%；</w:t>
        </w:r>
      </w:ins>
    </w:p>
    <w:p w14:paraId="28500CB5" w14:textId="62B855C0" w:rsidR="00894312" w:rsidRDefault="00894312" w:rsidP="00CD2005">
      <w:pPr>
        <w:rPr>
          <w:ins w:id="17" w:author="旺龙 刘" w:date="2025-11-10T21:33:00Z"/>
        </w:rPr>
      </w:pPr>
      <w:ins w:id="18" w:author="旺龙 刘" w:date="2025-11-10T21:31:00Z">
        <w:r w:rsidRPr="00894312">
          <w:t xml:space="preserve"> 2. 二期付款：货物到达并经甲方验收合格，且乙方在7日内开具17%增值税专用发票后，甲方支付合同总金额</w:t>
        </w:r>
      </w:ins>
      <w:ins w:id="19" w:author="旺龙 刘" w:date="2025-11-10T21:36:00Z">
        <w:r>
          <w:rPr>
            <w:rFonts w:hint="eastAsia"/>
          </w:rPr>
          <w:t>（大写：【】元</w:t>
        </w:r>
        <w:r>
          <w:t>）</w:t>
        </w:r>
      </w:ins>
      <w:ins w:id="20" w:author="旺龙 刘" w:date="2025-11-10T21:31:00Z">
        <w:r w:rsidRPr="00894312">
          <w:t>的 40%；</w:t>
        </w:r>
      </w:ins>
    </w:p>
    <w:p w14:paraId="2CF55968" w14:textId="148408BE" w:rsidR="00894312" w:rsidRDefault="00894312" w:rsidP="00CD2005">
      <w:pPr>
        <w:rPr>
          <w:ins w:id="21" w:author="旺龙 刘" w:date="2025-11-10T21:31:00Z"/>
        </w:rPr>
      </w:pPr>
      <w:ins w:id="22" w:author="旺龙 刘" w:date="2025-11-10T21:31:00Z">
        <w:r w:rsidRPr="00894312">
          <w:t xml:space="preserve"> 3. 尾款（质保金）：剩余 10% 作为质保金，在货物验收合格且无质量问题的前提下，于 验收合格满12个月后 一次性结清。</w:t>
        </w:r>
      </w:ins>
    </w:p>
    <w:p w14:paraId="4047D561" w14:textId="2F536278" w:rsidR="001A6307" w:rsidRDefault="00CD2005" w:rsidP="00CD2005">
      <w:pPr>
        <w:rPr>
          <w:rFonts w:hint="eastAsia"/>
        </w:rPr>
      </w:pPr>
      <w:del w:id="23" w:author="旺龙 刘" w:date="2025-11-10T21:31:00Z">
        <w:r w:rsidDel="00894312">
          <w:rPr>
            <w:rFonts w:hint="eastAsia"/>
          </w:rPr>
          <w:delText>合同签订生效后，甲方按合同总金额的50%支付预付款，货到甲方验收合格，</w:delText>
        </w:r>
      </w:del>
      <w:del w:id="24" w:author="旺龙 刘" w:date="2025-11-10T20:38:00Z">
        <w:r w:rsidDel="001A6307">
          <w:rPr>
            <w:rFonts w:hint="eastAsia"/>
          </w:rPr>
          <w:delText>乙方于7日内开具17%增值税专用发票交给甲方，</w:delText>
        </w:r>
      </w:del>
      <w:del w:id="25" w:author="旺龙 刘" w:date="2025-11-10T21:31:00Z">
        <w:r w:rsidDel="00894312">
          <w:rPr>
            <w:rFonts w:hint="eastAsia"/>
          </w:rPr>
          <w:delText>甲方支付合同总金额的40%，剩余10%质保金在货物验收合格无质量问题于第</w:delText>
        </w:r>
      </w:del>
      <w:del w:id="26" w:author="旺龙 刘" w:date="2025-11-10T20:39:00Z">
        <w:r w:rsidDel="001A6307">
          <w:rPr>
            <w:rFonts w:hint="eastAsia"/>
          </w:rPr>
          <w:delText>12</w:delText>
        </w:r>
      </w:del>
      <w:del w:id="27" w:author="旺龙 刘" w:date="2025-11-10T21:31:00Z">
        <w:r w:rsidDel="00894312">
          <w:rPr>
            <w:rFonts w:hint="eastAsia"/>
          </w:rPr>
          <w:delText>个月后一并结清。</w:delText>
        </w:r>
      </w:del>
      <w:ins w:id="28" w:author="旺龙 刘" w:date="2025-11-10T20:37:00Z">
        <w:r w:rsidR="001A6307" w:rsidRPr="001A6307">
          <w:t>乙方应根据其税务登记类型，向甲方开具合法有效的增值税专用发票。如乙方为一般纳税人，应开具适用税率（现行法定税率）的增值税专用发票；如乙方为小规模纳税人，应向主管税务机关申请代开增值税专用发票，并确保发票内容真实、合法、有效。若因乙方原因导致甲方无法取得合法有效的增值税专用发票用于进项抵扣，乙方应承担由此给甲方造成的全部损失。</w:t>
        </w:r>
      </w:ins>
    </w:p>
    <w:p w14:paraId="6ED87D43" w14:textId="77777777" w:rsidR="00CD2005" w:rsidRDefault="00CD2005" w:rsidP="00CD2005">
      <w:pPr>
        <w:rPr>
          <w:rFonts w:hint="eastAsia"/>
        </w:rPr>
      </w:pPr>
      <w:r>
        <w:rPr>
          <w:rFonts w:hint="eastAsia"/>
        </w:rPr>
        <w:t>2结算：以甲方实际验收数量及质量检验结果为结算依据。结算方式包含现金、转账、承兑汇票 (包含电子银行承兑汇票)等。</w:t>
      </w:r>
    </w:p>
    <w:p w14:paraId="024A6589" w14:textId="77777777" w:rsidR="00CD2005" w:rsidRDefault="00CD2005" w:rsidP="00CD2005">
      <w:pPr>
        <w:rPr>
          <w:rFonts w:hint="eastAsia"/>
        </w:rPr>
      </w:pPr>
      <w:r>
        <w:rPr>
          <w:rFonts w:hint="eastAsia"/>
        </w:rPr>
        <w:t>3.甲方依据本合同所作的任何付款行为或甲方收到乙方的发票或与乙方对账，均不得被解释为甲方对乙方货物质量表示完全认同。</w:t>
      </w:r>
    </w:p>
    <w:p w14:paraId="7B25E559" w14:textId="77777777" w:rsidR="00CD2005" w:rsidRDefault="00CD2005" w:rsidP="00CD2005">
      <w:pPr>
        <w:rPr>
          <w:rFonts w:hint="eastAsia"/>
        </w:rPr>
      </w:pPr>
      <w:r>
        <w:rPr>
          <w:rFonts w:hint="eastAsia"/>
        </w:rPr>
        <w:t>第七条：质量验收标准</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77DC8A75" w14:textId="77777777" w:rsidR="00CD2005" w:rsidRDefault="00CD2005" w:rsidP="00CD2005">
      <w:pPr>
        <w:rPr>
          <w:rFonts w:hint="eastAsia"/>
        </w:rPr>
      </w:pPr>
      <w:r>
        <w:rPr>
          <w:rFonts w:hint="eastAsia"/>
        </w:rPr>
        <w:t>按本合同第一条约定标准验收。</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62B89679" w14:textId="0DA771B7" w:rsidR="00CD2005" w:rsidDel="006666D1" w:rsidRDefault="00CD2005" w:rsidP="006666D1">
      <w:pPr>
        <w:rPr>
          <w:del w:id="29" w:author="旺龙 刘" w:date="2025-11-10T20:41:00Z"/>
          <w:rFonts w:hint="eastAsia"/>
        </w:rPr>
      </w:pPr>
      <w:r>
        <w:rPr>
          <w:rFonts w:hint="eastAsia"/>
        </w:rPr>
        <w:t>第八条：</w:t>
      </w:r>
      <w:ins w:id="30" w:author="旺龙 刘" w:date="2025-11-10T20:41:00Z">
        <w:r w:rsidR="006666D1" w:rsidRPr="006666D1">
          <w:t>甲方应在货到当日完成外观及数量验收；质量验收应在货到后5个工作日内完成。验收期内未提出书面异议的，视为验收合格。</w:t>
        </w:r>
      </w:ins>
      <w:ins w:id="31" w:author="旺龙 刘" w:date="2025-11-10T20:42:00Z">
        <w:r w:rsidR="006666D1" w:rsidRPr="006666D1">
          <w:t>若验收不合格，甲方应向乙方出具书面验收不合格意见，列明具体问题。乙方应在收到该意见后5个工作日内进行整改，并重新提交验收申请。若第二次验收仍未通过，甲方有权拒收货物、解除合同，并要求乙方退还已付款项、承担违约责任及赔偿损失。验收期内（如5日）提出质量异议，逾期视为合格；质保期内发现隐蔽缺陷的，仍可依第九条主张权利。乙方应在收到甲方书面异议后3个工作日内予以书面答复，并在合理期限内完成退换货或修复，相关费用由乙方承担。</w:t>
        </w:r>
      </w:ins>
      <w:del w:id="32" w:author="旺龙 刘" w:date="2025-11-10T20:41:00Z">
        <w:r w:rsidDel="006666D1">
          <w:rPr>
            <w:rFonts w:hint="eastAsia"/>
          </w:rPr>
          <w:delText>质量验收方法：按第1项实施，甲方应在货到后7天内组织验收。</w:delText>
        </w:r>
      </w:del>
    </w:p>
    <w:p w14:paraId="5E71966B" w14:textId="4D952DB0" w:rsidR="00CD2005" w:rsidRDefault="00CD2005" w:rsidP="006666D1">
      <w:pPr>
        <w:rPr>
          <w:rFonts w:hint="eastAsia"/>
        </w:rPr>
      </w:pPr>
      <w:del w:id="33" w:author="旺龙 刘" w:date="2025-11-10T20:41:00Z">
        <w:r w:rsidDel="006666D1">
          <w:rPr>
            <w:rFonts w:hint="eastAsia"/>
          </w:rPr>
          <w:delText>1、逐个验收 2、逐项验收；3、按比例抽检。</w:delText>
        </w:r>
      </w:del>
    </w:p>
    <w:p w14:paraId="46A46761" w14:textId="77777777" w:rsidR="00CD2005" w:rsidRDefault="00CD2005" w:rsidP="00CD2005">
      <w:pPr>
        <w:rPr>
          <w:rFonts w:hint="eastAsia"/>
        </w:rPr>
      </w:pPr>
      <w:r>
        <w:rPr>
          <w:rFonts w:hint="eastAsia"/>
        </w:rPr>
        <w:t>第九条：产品质量及质量保证期限：</w:t>
      </w:r>
    </w:p>
    <w:p w14:paraId="2C1ECC48" w14:textId="77777777" w:rsidR="00CD2005" w:rsidRDefault="00CD2005" w:rsidP="00CD2005">
      <w:pPr>
        <w:rPr>
          <w:rFonts w:hint="eastAsia"/>
        </w:rPr>
      </w:pPr>
      <w:r>
        <w:rPr>
          <w:rFonts w:hint="eastAsia"/>
        </w:rPr>
        <w:t>质保期壹年不限工作小时，自甲方接收货物后验收合格并使用之日起计算。在质保期内，如本合同货物非甲方人为原因而出现的质量问题，甲方有权向乙方提出质量异议，乙方应负责包修、包换或包退。所产生的一切费用由乙方承担。</w:t>
      </w:r>
    </w:p>
    <w:p w14:paraId="348FAA0B" w14:textId="77777777" w:rsidR="00CD2005" w:rsidRDefault="00CD2005" w:rsidP="00CD2005">
      <w:pPr>
        <w:rPr>
          <w:rFonts w:hint="eastAsia"/>
        </w:rPr>
      </w:pPr>
      <w:r>
        <w:rPr>
          <w:rFonts w:hint="eastAsia"/>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p>
    <w:p w14:paraId="067B3134" w14:textId="77777777" w:rsidR="00CD2005" w:rsidRDefault="00CD2005" w:rsidP="00CD2005">
      <w:pPr>
        <w:rPr>
          <w:rFonts w:hint="eastAsia"/>
        </w:rPr>
      </w:pPr>
      <w:r>
        <w:rPr>
          <w:rFonts w:hint="eastAsia"/>
        </w:rPr>
        <w:t>第十一条：对产品提出异议的时间和期限</w:t>
      </w:r>
      <w:r>
        <w:rPr>
          <w:rFonts w:hint="eastAsia"/>
        </w:rPr>
        <w:tab/>
      </w:r>
      <w:r>
        <w:rPr>
          <w:rFonts w:hint="eastAsia"/>
        </w:rPr>
        <w:tab/>
      </w:r>
      <w:r>
        <w:rPr>
          <w:rFonts w:hint="eastAsia"/>
        </w:rPr>
        <w:tab/>
      </w:r>
      <w:r>
        <w:rPr>
          <w:rFonts w:hint="eastAsia"/>
        </w:rPr>
        <w:tab/>
      </w:r>
      <w:r>
        <w:rPr>
          <w:rFonts w:hint="eastAsia"/>
        </w:rPr>
        <w:tab/>
      </w:r>
      <w:r>
        <w:rPr>
          <w:rFonts w:hint="eastAsia"/>
        </w:rPr>
        <w:tab/>
      </w:r>
    </w:p>
    <w:p w14:paraId="3F1B5D20" w14:textId="77777777" w:rsidR="00CD2005" w:rsidRDefault="00CD2005" w:rsidP="00CD2005">
      <w:pPr>
        <w:rPr>
          <w:rFonts w:hint="eastAsia"/>
        </w:rPr>
      </w:pPr>
      <w:r>
        <w:rPr>
          <w:rFonts w:hint="eastAsia"/>
        </w:rPr>
        <w:t>甲方验收货物时，对乙方产品的外在质量发生异议，应在到货后30日内告知乙方。</w:t>
      </w:r>
    </w:p>
    <w:p w14:paraId="17D0682C" w14:textId="77777777" w:rsidR="00CD2005" w:rsidRDefault="00CD2005" w:rsidP="00CD2005">
      <w:pPr>
        <w:rPr>
          <w:rFonts w:hint="eastAsia"/>
        </w:rPr>
      </w:pPr>
      <w:r>
        <w:rPr>
          <w:rFonts w:hint="eastAsia"/>
        </w:rPr>
        <w:t>第十二条：争议解决</w:t>
      </w:r>
    </w:p>
    <w:p w14:paraId="313927C4" w14:textId="4684B2F6" w:rsidR="00CD2005" w:rsidRDefault="00CD2005" w:rsidP="00CD2005">
      <w:pPr>
        <w:rPr>
          <w:rFonts w:hint="eastAsia"/>
        </w:rPr>
      </w:pPr>
      <w:r>
        <w:rPr>
          <w:rFonts w:hint="eastAsia"/>
        </w:rPr>
        <w:t>在履行本合同中所发生的或与本合同有关一切争议，甲乙双方应通过友好协商解决。如协商不成，应提交需方所在地人民法院</w:t>
      </w:r>
      <w:ins w:id="34" w:author="旺龙 刘" w:date="2025-11-10T21:35:00Z">
        <w:r w:rsidR="00894312" w:rsidRPr="00894312">
          <w:t>（</w:t>
        </w:r>
        <w:proofErr w:type="gramStart"/>
        <w:r w:rsidR="00894312" w:rsidRPr="00894312">
          <w:t>即靖西天</w:t>
        </w:r>
        <w:proofErr w:type="gramEnd"/>
        <w:r w:rsidR="00894312" w:rsidRPr="00894312">
          <w:t>桂铝业有限公司所在地——广西靖西市人民法院）</w:t>
        </w:r>
      </w:ins>
      <w:r>
        <w:rPr>
          <w:rFonts w:hint="eastAsia"/>
        </w:rPr>
        <w:t>裁决。在法院审理期间，除法院正在审理的部分外，本合同其它部分应继续执行。</w:t>
      </w:r>
    </w:p>
    <w:p w14:paraId="78B7647D" w14:textId="77777777" w:rsidR="00CD2005" w:rsidRDefault="00CD2005" w:rsidP="00CD2005">
      <w:pPr>
        <w:rPr>
          <w:rFonts w:hint="eastAsia"/>
        </w:rPr>
      </w:pPr>
      <w:r>
        <w:rPr>
          <w:rFonts w:hint="eastAsia"/>
        </w:rPr>
        <w:t>第十三条：违约责任</w:t>
      </w:r>
    </w:p>
    <w:p w14:paraId="2E970AE5" w14:textId="77777777" w:rsidR="00CD2005" w:rsidRDefault="00CD2005" w:rsidP="00CD2005">
      <w:pPr>
        <w:rPr>
          <w:rFonts w:hint="eastAsia"/>
        </w:rPr>
      </w:pPr>
      <w:r>
        <w:rPr>
          <w:rFonts w:hint="eastAsia"/>
        </w:rPr>
        <w:t>1、如乙方有向甲方工作人员行贿或给予其他好处的行为，乙方应按本合同总金额的30%向甲方支付违约金，违约金从货款中扣除。</w:t>
      </w:r>
    </w:p>
    <w:p w14:paraId="7389B3DA" w14:textId="1F0488F2" w:rsidR="00CD2005" w:rsidRDefault="00CD2005" w:rsidP="00CD2005">
      <w:pPr>
        <w:rPr>
          <w:rFonts w:hint="eastAsia"/>
        </w:rPr>
      </w:pPr>
      <w:r>
        <w:rPr>
          <w:rFonts w:hint="eastAsia"/>
        </w:rPr>
        <w:t>2、本合同已充分考虑市场变化因素，双方不再对价格做任何调整。履约过程中，乙方任何形式的涨价要求皆视为乙方单方违约，乙方应向甲方承担按本合同总金额</w:t>
      </w:r>
      <w:del w:id="35" w:author="旺龙 刘" w:date="2025-11-10T21:33:00Z">
        <w:r w:rsidDel="00894312">
          <w:rPr>
            <w:rFonts w:hint="eastAsia"/>
          </w:rPr>
          <w:delText>30</w:delText>
        </w:r>
      </w:del>
      <w:ins w:id="36" w:author="旺龙 刘" w:date="2025-11-10T21:33:00Z">
        <w:r w:rsidR="00894312">
          <w:rPr>
            <w:rFonts w:hint="eastAsia"/>
          </w:rPr>
          <w:t>1</w:t>
        </w:r>
        <w:r w:rsidR="00894312">
          <w:rPr>
            <w:rFonts w:hint="eastAsia"/>
          </w:rPr>
          <w:t>0</w:t>
        </w:r>
      </w:ins>
      <w:r>
        <w:rPr>
          <w:rFonts w:hint="eastAsia"/>
        </w:rPr>
        <w:t>%的违约金责任；</w:t>
      </w:r>
    </w:p>
    <w:p w14:paraId="04C5A909" w14:textId="26A4E186" w:rsidR="00CD2005" w:rsidRDefault="00CD2005" w:rsidP="00CD2005">
      <w:pPr>
        <w:rPr>
          <w:rFonts w:hint="eastAsia"/>
        </w:rPr>
      </w:pPr>
      <w:r>
        <w:rPr>
          <w:rFonts w:hint="eastAsia"/>
        </w:rPr>
        <w:t>3、甲乙双方如有要求逾期交付产品及发票，要求在逾期交付产品及发票前20日以书面行式向对方提出，经对方同意后方可逾期交付产品及发票，否则每逾期一天应按本合同总金额的</w:t>
      </w:r>
      <w:r>
        <w:rPr>
          <w:rFonts w:hint="eastAsia"/>
        </w:rPr>
        <w:lastRenderedPageBreak/>
        <w:t>0.</w:t>
      </w:r>
      <w:del w:id="37" w:author="旺龙 刘" w:date="2025-11-10T21:33:00Z">
        <w:r w:rsidDel="00894312">
          <w:rPr>
            <w:rFonts w:hint="eastAsia"/>
          </w:rPr>
          <w:delText>5</w:delText>
        </w:r>
      </w:del>
      <w:ins w:id="38" w:author="旺龙 刘" w:date="2025-11-10T21:33:00Z">
        <w:r w:rsidR="00894312">
          <w:rPr>
            <w:rFonts w:hint="eastAsia"/>
          </w:rPr>
          <w:t>1</w:t>
        </w:r>
      </w:ins>
      <w:r>
        <w:rPr>
          <w:rFonts w:hint="eastAsia"/>
        </w:rPr>
        <w:t>%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因乙方延迟交货</w:t>
      </w:r>
      <w:ins w:id="39" w:author="旺龙 刘" w:date="2025-11-10T20:44:00Z">
        <w:r w:rsidR="006666D1" w:rsidRPr="006666D1">
          <w:t>给甲方造成的直接经济损失由乙方承担，但乙方的赔偿责任总额不超过本合同总金额的【100%】。‘直接经济损失’指因违约行为直接导致的、有明确证据支持的实际财产损失，不包括利润损失、业务中断损失、机会损失、律师费、差旅费等间接损失或惩罚性赔偿。</w:t>
        </w:r>
      </w:ins>
      <w:del w:id="40" w:author="旺龙 刘" w:date="2025-11-10T20:44:00Z">
        <w:r w:rsidDel="006666D1">
          <w:rPr>
            <w:rFonts w:hint="eastAsia"/>
          </w:rPr>
          <w:delText>给甲方造成的损失由乙方全部承担。</w:delText>
        </w:r>
      </w:del>
    </w:p>
    <w:p w14:paraId="2DF2750B" w14:textId="3E246C4A" w:rsidR="00CD2005" w:rsidRDefault="00CD2005" w:rsidP="00CD2005">
      <w:pPr>
        <w:rPr>
          <w:rFonts w:hint="eastAsia"/>
        </w:rPr>
      </w:pPr>
      <w:r>
        <w:rPr>
          <w:rFonts w:hint="eastAsia"/>
        </w:rPr>
        <w:t>4、乙方所交产品品种、型号、规格、质量等不符合合同规定的，如果甲方同意利用，应当按质论价，如果甲方不能利用的，由乙方负责退换，所产生的一切费用均由乙方承担。因乙方产品质量不合格，</w:t>
      </w:r>
      <w:ins w:id="41" w:author="旺龙 刘" w:date="2025-11-10T20:44:00Z">
        <w:r w:rsidR="006666D1" w:rsidRPr="006666D1">
          <w:t>给甲方造成的直接经济损失由乙方承担，但乙方的赔偿责任总额不超过本合同总金额的【100%】。‘直接经济损失’指因违约行为直接导致的、有明确证据支持的实际财产损失，不包括利润损失、业务中断损失、机会损失、律师费、差旅费等间接损失或惩罚性赔偿。</w:t>
        </w:r>
      </w:ins>
      <w:del w:id="42" w:author="旺龙 刘" w:date="2025-11-10T20:44:00Z">
        <w:r w:rsidDel="006666D1">
          <w:rPr>
            <w:rFonts w:hint="eastAsia"/>
          </w:rPr>
          <w:delText>给甲方造成的损失由乙方全部承担。</w:delText>
        </w:r>
      </w:del>
    </w:p>
    <w:p w14:paraId="4980F85E" w14:textId="24BD0B60" w:rsidR="00CD2005" w:rsidRDefault="00CD2005" w:rsidP="00CD2005">
      <w:pPr>
        <w:rPr>
          <w:rFonts w:hint="eastAsia"/>
        </w:rPr>
      </w:pPr>
      <w:r>
        <w:rPr>
          <w:rFonts w:hint="eastAsia"/>
        </w:rPr>
        <w:t>5、乙方保证产品质量符合合同约定的质量要求，甲方在使用过程中发现乙方供应的产品存在假冒、掺杂、掺假，以假充真，以次充好的情况，乙方除需向甲方承担合同总金额30%的违约金外，</w:t>
      </w:r>
      <w:ins w:id="43" w:author="旺龙 刘" w:date="2025-11-10T20:45:00Z">
        <w:r w:rsidR="006666D1" w:rsidRPr="006666D1">
          <w:t>给甲方造成的直接经济损失由乙方承担，但乙方的赔偿责任总额不超过本合同总金额的【</w:t>
        </w:r>
        <w:r w:rsidR="006666D1">
          <w:rPr>
            <w:rFonts w:hint="eastAsia"/>
          </w:rPr>
          <w:t>2</w:t>
        </w:r>
        <w:r w:rsidR="006666D1" w:rsidRPr="006666D1">
          <w:t>00%】。‘直接经济损失’指因违约行为直接导致的、有明确证据支持的实际财产损失，不包括利润损失、业务中断损失、机会损失、律师费、差旅费等间接损失或惩罚性赔偿。</w:t>
        </w:r>
      </w:ins>
      <w:del w:id="44" w:author="旺龙 刘" w:date="2025-11-10T20:45:00Z">
        <w:r w:rsidDel="006666D1">
          <w:rPr>
            <w:rFonts w:hint="eastAsia"/>
          </w:rPr>
          <w:delText>乙方还需按合同总金额的2倍赔偿甲方损失。</w:delText>
        </w:r>
      </w:del>
    </w:p>
    <w:p w14:paraId="73C51206" w14:textId="56266493" w:rsidR="00CD2005" w:rsidRDefault="00CD2005" w:rsidP="00CD2005">
      <w:pPr>
        <w:rPr>
          <w:rFonts w:hint="eastAsia"/>
        </w:rPr>
      </w:pPr>
      <w:r>
        <w:rPr>
          <w:rFonts w:hint="eastAsia"/>
        </w:rPr>
        <w:t>6、</w:t>
      </w:r>
      <w:ins w:id="45" w:author="旺龙 刘" w:date="2025-11-10T20:43:00Z">
        <w:r w:rsidR="006666D1" w:rsidRPr="006666D1">
          <w:t>双方确认，本合同项下及因履行本合同而获知的属于任何一方及其关联企业的技术、财务、商业或其他非公开信息（‘保密信息’），均应严格保密。保密义务人包括双方及其关联企业的董事、监事、高级管理人员、雇员、代理人、顾问等。保密义务期限为本合同履行期间及合同终止后______年内。未经对方事先书面同意，任何一方不得向任何第三方披露保密信息。如因违反本条款造成对方损失，违约方应承担全部赔偿责任。本保密条款独立于本合同其他条款，即使本合同被认定无效或部分无效，保密义务仍持续有效。</w:t>
        </w:r>
      </w:ins>
      <w:ins w:id="46" w:author="旺龙 刘" w:date="2025-11-10T20:45:00Z">
        <w:r w:rsidR="006666D1">
          <w:rPr>
            <w:rFonts w:hint="eastAsia"/>
          </w:rPr>
          <w:t>被泄密</w:t>
        </w:r>
        <w:r w:rsidR="006666D1" w:rsidRPr="006666D1">
          <w:t>方造成的直接经济损失由</w:t>
        </w:r>
      </w:ins>
      <w:ins w:id="47" w:author="旺龙 刘" w:date="2025-11-10T20:46:00Z">
        <w:r w:rsidR="006666D1">
          <w:rPr>
            <w:rFonts w:hint="eastAsia"/>
          </w:rPr>
          <w:t>泄密</w:t>
        </w:r>
      </w:ins>
      <w:ins w:id="48" w:author="旺龙 刘" w:date="2025-11-10T20:45:00Z">
        <w:r w:rsidR="006666D1" w:rsidRPr="006666D1">
          <w:t>方承担，但</w:t>
        </w:r>
      </w:ins>
      <w:ins w:id="49" w:author="旺龙 刘" w:date="2025-11-10T20:46:00Z">
        <w:r w:rsidR="006666D1">
          <w:rPr>
            <w:rFonts w:hint="eastAsia"/>
          </w:rPr>
          <w:t>泄密</w:t>
        </w:r>
      </w:ins>
      <w:ins w:id="50" w:author="旺龙 刘" w:date="2025-11-10T20:45:00Z">
        <w:r w:rsidR="006666D1" w:rsidRPr="006666D1">
          <w:t>方的赔偿责任总额不超过本合同总金额的【100%】。‘直接经济损失’指因违约行为直接导致的、有明确证据支持的实际财产损失，不包括利润损失、业务中断损失、机会损失、律师费、差旅费等间接损失或惩罚性赔偿。</w:t>
        </w:r>
      </w:ins>
      <w:del w:id="51" w:author="旺龙 刘" w:date="2025-11-10T20:43:00Z">
        <w:r w:rsidDel="006666D1">
          <w:rPr>
            <w:rFonts w:hint="eastAsia"/>
          </w:rPr>
          <w:delText>本合同的所有内容为供需双方的商业秘密，任何一方不得对外泄露。否则，泄密方应向对方承担违约责任，并且赔偿对方因此所造成的所有损失。</w:delText>
        </w:r>
      </w:del>
    </w:p>
    <w:p w14:paraId="6A517540" w14:textId="77777777" w:rsidR="00CD2005" w:rsidRDefault="00CD2005" w:rsidP="00CD2005">
      <w:pPr>
        <w:rPr>
          <w:rFonts w:hint="eastAsia"/>
        </w:rPr>
      </w:pPr>
      <w:r>
        <w:rPr>
          <w:rFonts w:hint="eastAsia"/>
        </w:rPr>
        <w:t>第十四条：不可抗力</w:t>
      </w:r>
    </w:p>
    <w:p w14:paraId="520C08DE" w14:textId="77777777" w:rsidR="00CD2005" w:rsidRDefault="00CD2005" w:rsidP="00CD2005">
      <w:pPr>
        <w:rPr>
          <w:rFonts w:hint="eastAsia"/>
        </w:rPr>
      </w:pPr>
      <w:r>
        <w:rPr>
          <w:rFonts w:hint="eastAsia"/>
        </w:rPr>
        <w:t>1、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w:t>
      </w:r>
      <w:proofErr w:type="gramStart"/>
      <w:r>
        <w:rPr>
          <w:rFonts w:hint="eastAsia"/>
        </w:rPr>
        <w:t>怠</w:t>
      </w:r>
      <w:proofErr w:type="gramEnd"/>
      <w:r>
        <w:rPr>
          <w:rFonts w:hint="eastAsia"/>
        </w:rPr>
        <w:t>于通知而造成另一方损失或损失扩大的，则</w:t>
      </w:r>
      <w:proofErr w:type="gramStart"/>
      <w:r>
        <w:rPr>
          <w:rFonts w:hint="eastAsia"/>
        </w:rPr>
        <w:t>怠</w:t>
      </w:r>
      <w:proofErr w:type="gramEnd"/>
      <w:r>
        <w:rPr>
          <w:rFonts w:hint="eastAsia"/>
        </w:rPr>
        <w:t xml:space="preserve">于通知的一方应负责赔偿另一方的相应损失。 </w:t>
      </w:r>
    </w:p>
    <w:p w14:paraId="32BD06B7" w14:textId="77777777" w:rsidR="00CD2005" w:rsidRDefault="00CD2005" w:rsidP="00CD2005">
      <w:pPr>
        <w:rPr>
          <w:rFonts w:hint="eastAsia"/>
        </w:rPr>
      </w:pPr>
      <w:r>
        <w:rPr>
          <w:rFonts w:hint="eastAsia"/>
        </w:rPr>
        <w:t>2、一方迟延履行后发生不可抗力的，不能免除责任。</w:t>
      </w:r>
    </w:p>
    <w:p w14:paraId="18B75AB2" w14:textId="77777777" w:rsidR="00CD2005" w:rsidRDefault="00CD2005" w:rsidP="00CD2005">
      <w:pPr>
        <w:rPr>
          <w:rFonts w:hint="eastAsia"/>
        </w:rPr>
      </w:pPr>
      <w:r>
        <w:rPr>
          <w:rFonts w:hint="eastAsia"/>
        </w:rPr>
        <w:t>第十五条：其他约定事项</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14:paraId="4D1F2BB1" w14:textId="77777777" w:rsidR="00CD2005" w:rsidRDefault="00CD2005" w:rsidP="00CD2005">
      <w:pPr>
        <w:rPr>
          <w:rFonts w:hint="eastAsia"/>
        </w:rPr>
      </w:pPr>
      <w:r>
        <w:rPr>
          <w:rFonts w:hint="eastAsia"/>
        </w:rPr>
        <w:t>1. 合同履行期间。甲乙双方均不得随意变更或解除合同，如有未尽事宜，须经双方共同协商，</w:t>
      </w:r>
      <w:proofErr w:type="gramStart"/>
      <w:r>
        <w:rPr>
          <w:rFonts w:hint="eastAsia"/>
        </w:rPr>
        <w:t>作出</w:t>
      </w:r>
      <w:proofErr w:type="gramEnd"/>
      <w:r>
        <w:rPr>
          <w:rFonts w:hint="eastAsia"/>
        </w:rPr>
        <w:t>补充协议，补充协议与本合同具有相同的法律效力。合同附件同样具有法律效力。</w:t>
      </w:r>
    </w:p>
    <w:p w14:paraId="3FDBF4A6" w14:textId="77777777" w:rsidR="00CD2005" w:rsidRDefault="00CD2005" w:rsidP="00CD2005">
      <w:pPr>
        <w:rPr>
          <w:rFonts w:hint="eastAsia"/>
        </w:rPr>
      </w:pPr>
      <w:r>
        <w:rPr>
          <w:rFonts w:hint="eastAsia"/>
        </w:rPr>
        <w:t>2 .因甲方生产经营需要甲方拥有合同解除权，甲方可书面提前10天通知乙方解除合同，甲方无需向乙方承担违约责任。</w:t>
      </w:r>
    </w:p>
    <w:p w14:paraId="74456BDA" w14:textId="77777777" w:rsidR="00CD2005" w:rsidRDefault="00CD2005" w:rsidP="00CD2005">
      <w:pPr>
        <w:rPr>
          <w:rFonts w:hint="eastAsia"/>
        </w:rPr>
      </w:pPr>
      <w:r>
        <w:rPr>
          <w:rFonts w:hint="eastAsia"/>
        </w:rPr>
        <w:t xml:space="preserve">3. </w:t>
      </w:r>
      <w:proofErr w:type="gramStart"/>
      <w:r>
        <w:rPr>
          <w:rFonts w:hint="eastAsia"/>
        </w:rPr>
        <w:t>供方法</w:t>
      </w:r>
      <w:proofErr w:type="gramEnd"/>
      <w:r>
        <w:rPr>
          <w:rFonts w:hint="eastAsia"/>
        </w:rPr>
        <w:t>定代表人：             手机号：          公司邮箱：</w:t>
      </w:r>
    </w:p>
    <w:p w14:paraId="26478B73" w14:textId="77777777" w:rsidR="00CD2005" w:rsidRDefault="00CD2005" w:rsidP="00CD2005">
      <w:pPr>
        <w:rPr>
          <w:rFonts w:hint="eastAsia"/>
        </w:rPr>
      </w:pPr>
      <w:r>
        <w:rPr>
          <w:rFonts w:hint="eastAsia"/>
        </w:rPr>
        <w:t xml:space="preserve"> 4、供方货款结算经办人：        手机号：         公司邮箱：</w:t>
      </w:r>
    </w:p>
    <w:p w14:paraId="21BD7AFE" w14:textId="77777777" w:rsidR="00CD2005" w:rsidRDefault="00CD2005" w:rsidP="00CD2005">
      <w:pPr>
        <w:rPr>
          <w:rFonts w:hint="eastAsia"/>
        </w:rPr>
      </w:pPr>
      <w:r>
        <w:rPr>
          <w:rFonts w:hint="eastAsia"/>
        </w:rPr>
        <w:t>5. 供方财务联系人：             座机号：        公司邮箱：</w:t>
      </w:r>
    </w:p>
    <w:p w14:paraId="7D242F4C" w14:textId="77777777" w:rsidR="00CD2005" w:rsidRDefault="00CD2005" w:rsidP="00CD2005">
      <w:pPr>
        <w:rPr>
          <w:rFonts w:hint="eastAsia"/>
        </w:rPr>
      </w:pPr>
      <w:r>
        <w:rPr>
          <w:rFonts w:hint="eastAsia"/>
        </w:rPr>
        <w:lastRenderedPageBreak/>
        <w:t xml:space="preserve"> 6. 本合同供方跟踪执行人：      电话：          公司邮箱：</w:t>
      </w:r>
    </w:p>
    <w:p w14:paraId="70376C52" w14:textId="77777777" w:rsidR="00CD2005" w:rsidRDefault="00CD2005" w:rsidP="00CD2005">
      <w:pPr>
        <w:rPr>
          <w:rFonts w:hint="eastAsia"/>
        </w:rPr>
      </w:pPr>
      <w:r>
        <w:rPr>
          <w:rFonts w:hint="eastAsia"/>
        </w:rPr>
        <w:t>7.本合同需方跟踪执行人：黄利泽  电话：18777682690 公司邮箱：105840821@qq.com</w:t>
      </w:r>
    </w:p>
    <w:p w14:paraId="19436D6B" w14:textId="77777777" w:rsidR="00CD2005" w:rsidRDefault="00CD2005" w:rsidP="00CD2005">
      <w:pPr>
        <w:rPr>
          <w:rFonts w:hint="eastAsia"/>
        </w:rPr>
      </w:pPr>
      <w:r>
        <w:rPr>
          <w:rFonts w:hint="eastAsia"/>
        </w:rPr>
        <w:t>第十六条：合同生效的期限</w:t>
      </w:r>
    </w:p>
    <w:p w14:paraId="4AC95D70" w14:textId="77777777" w:rsidR="00CD2005" w:rsidRDefault="00CD2005" w:rsidP="00CD2005">
      <w:pPr>
        <w:rPr>
          <w:rFonts w:hint="eastAsia"/>
        </w:rPr>
      </w:pPr>
      <w:r>
        <w:rPr>
          <w:rFonts w:hint="eastAsia"/>
        </w:rPr>
        <w:t>1、本合同经双方代表签字盖章后生效。</w:t>
      </w:r>
    </w:p>
    <w:p w14:paraId="2A127B0A" w14:textId="77777777" w:rsidR="00CD2005" w:rsidRDefault="00CD2005" w:rsidP="00CD2005">
      <w:pPr>
        <w:rPr>
          <w:rFonts w:hint="eastAsia"/>
        </w:rPr>
      </w:pPr>
      <w:r>
        <w:rPr>
          <w:rFonts w:hint="eastAsia"/>
        </w:rPr>
        <w:t>2、合同有效期：2018年01月03日到2019年01月03日，合同到期如本合同有关条款未执行完，双方继续履行。</w:t>
      </w:r>
    </w:p>
    <w:p w14:paraId="2206F0F2" w14:textId="77777777" w:rsidR="00CD2005" w:rsidRDefault="00CD2005" w:rsidP="00CD2005">
      <w:pPr>
        <w:rPr>
          <w:rFonts w:hint="eastAsia"/>
        </w:rPr>
      </w:pPr>
      <w:r>
        <w:rPr>
          <w:rFonts w:hint="eastAsia"/>
        </w:rPr>
        <w:t>3、本合同一式陆份，甲方持贰份，乙方持肆份。</w:t>
      </w:r>
    </w:p>
    <w:p w14:paraId="7F56443C" w14:textId="77777777" w:rsidR="00CD2005" w:rsidRDefault="00CD2005" w:rsidP="00CD2005">
      <w:pPr>
        <w:rPr>
          <w:rFonts w:hint="eastAsia"/>
        </w:rPr>
      </w:pPr>
    </w:p>
    <w:p w14:paraId="2B84A736" w14:textId="77777777" w:rsidR="00CD2005" w:rsidRDefault="00CD2005" w:rsidP="00CD2005">
      <w:pPr>
        <w:rPr>
          <w:rFonts w:hint="eastAsia"/>
        </w:rPr>
      </w:pPr>
      <w:r>
        <w:rPr>
          <w:rFonts w:hint="eastAsia"/>
        </w:rPr>
        <w:t>以下无正文，为签字盖章页。</w:t>
      </w:r>
    </w:p>
    <w:p w14:paraId="4FDC5AEC" w14:textId="77777777" w:rsidR="00D1019B" w:rsidRPr="00CD2005" w:rsidRDefault="00D1019B">
      <w:pPr>
        <w:rPr>
          <w:rFonts w:hint="eastAsia"/>
        </w:rPr>
      </w:pPr>
    </w:p>
    <w:sectPr w:rsidR="00D1019B" w:rsidRPr="00CD20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旺龙 刘">
    <w15:presenceInfo w15:providerId="Windows Live" w15:userId="91ee1a8b6c8945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bordersDoNotSurroundHeader/>
  <w:bordersDoNotSurroundFooter/>
  <w:proofState w:grammar="clean"/>
  <w:trackRevisions/>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2005"/>
    <w:rsid w:val="001A6307"/>
    <w:rsid w:val="003C70C4"/>
    <w:rsid w:val="00434C90"/>
    <w:rsid w:val="0066402B"/>
    <w:rsid w:val="006666D1"/>
    <w:rsid w:val="006C7641"/>
    <w:rsid w:val="00894312"/>
    <w:rsid w:val="00CD2005"/>
    <w:rsid w:val="00D1019B"/>
    <w:rsid w:val="00D579BF"/>
    <w:rsid w:val="00F37046"/>
    <w:rsid w:val="00FD48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F1FCC"/>
  <w15:chartTrackingRefBased/>
  <w15:docId w15:val="{9BAFF4A4-D91C-4868-86BD-FC8514A3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D20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D20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D20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D20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D200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D200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D200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D200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D200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D20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D20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D20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D2005"/>
    <w:rPr>
      <w:rFonts w:cstheme="majorBidi"/>
      <w:color w:val="0F4761" w:themeColor="accent1" w:themeShade="BF"/>
      <w:sz w:val="28"/>
      <w:szCs w:val="28"/>
    </w:rPr>
  </w:style>
  <w:style w:type="character" w:customStyle="1" w:styleId="50">
    <w:name w:val="标题 5 字符"/>
    <w:basedOn w:val="a0"/>
    <w:link w:val="5"/>
    <w:uiPriority w:val="9"/>
    <w:semiHidden/>
    <w:rsid w:val="00CD2005"/>
    <w:rPr>
      <w:rFonts w:cstheme="majorBidi"/>
      <w:color w:val="0F4761" w:themeColor="accent1" w:themeShade="BF"/>
      <w:sz w:val="24"/>
      <w:szCs w:val="24"/>
    </w:rPr>
  </w:style>
  <w:style w:type="character" w:customStyle="1" w:styleId="60">
    <w:name w:val="标题 6 字符"/>
    <w:basedOn w:val="a0"/>
    <w:link w:val="6"/>
    <w:uiPriority w:val="9"/>
    <w:semiHidden/>
    <w:rsid w:val="00CD2005"/>
    <w:rPr>
      <w:rFonts w:cstheme="majorBidi"/>
      <w:b/>
      <w:bCs/>
      <w:color w:val="0F4761" w:themeColor="accent1" w:themeShade="BF"/>
    </w:rPr>
  </w:style>
  <w:style w:type="character" w:customStyle="1" w:styleId="70">
    <w:name w:val="标题 7 字符"/>
    <w:basedOn w:val="a0"/>
    <w:link w:val="7"/>
    <w:uiPriority w:val="9"/>
    <w:semiHidden/>
    <w:rsid w:val="00CD2005"/>
    <w:rPr>
      <w:rFonts w:cstheme="majorBidi"/>
      <w:b/>
      <w:bCs/>
      <w:color w:val="595959" w:themeColor="text1" w:themeTint="A6"/>
    </w:rPr>
  </w:style>
  <w:style w:type="character" w:customStyle="1" w:styleId="80">
    <w:name w:val="标题 8 字符"/>
    <w:basedOn w:val="a0"/>
    <w:link w:val="8"/>
    <w:uiPriority w:val="9"/>
    <w:semiHidden/>
    <w:rsid w:val="00CD2005"/>
    <w:rPr>
      <w:rFonts w:cstheme="majorBidi"/>
      <w:color w:val="595959" w:themeColor="text1" w:themeTint="A6"/>
    </w:rPr>
  </w:style>
  <w:style w:type="character" w:customStyle="1" w:styleId="90">
    <w:name w:val="标题 9 字符"/>
    <w:basedOn w:val="a0"/>
    <w:link w:val="9"/>
    <w:uiPriority w:val="9"/>
    <w:semiHidden/>
    <w:rsid w:val="00CD2005"/>
    <w:rPr>
      <w:rFonts w:eastAsiaTheme="majorEastAsia" w:cstheme="majorBidi"/>
      <w:color w:val="595959" w:themeColor="text1" w:themeTint="A6"/>
    </w:rPr>
  </w:style>
  <w:style w:type="paragraph" w:styleId="a3">
    <w:name w:val="Title"/>
    <w:basedOn w:val="a"/>
    <w:next w:val="a"/>
    <w:link w:val="a4"/>
    <w:uiPriority w:val="10"/>
    <w:qFormat/>
    <w:rsid w:val="00CD200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D20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D200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D20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D2005"/>
    <w:pPr>
      <w:spacing w:before="160" w:after="160"/>
      <w:jc w:val="center"/>
    </w:pPr>
    <w:rPr>
      <w:i/>
      <w:iCs/>
      <w:color w:val="404040" w:themeColor="text1" w:themeTint="BF"/>
    </w:rPr>
  </w:style>
  <w:style w:type="character" w:customStyle="1" w:styleId="a8">
    <w:name w:val="引用 字符"/>
    <w:basedOn w:val="a0"/>
    <w:link w:val="a7"/>
    <w:uiPriority w:val="29"/>
    <w:rsid w:val="00CD2005"/>
    <w:rPr>
      <w:i/>
      <w:iCs/>
      <w:color w:val="404040" w:themeColor="text1" w:themeTint="BF"/>
    </w:rPr>
  </w:style>
  <w:style w:type="paragraph" w:styleId="a9">
    <w:name w:val="List Paragraph"/>
    <w:basedOn w:val="a"/>
    <w:uiPriority w:val="34"/>
    <w:qFormat/>
    <w:rsid w:val="00CD2005"/>
    <w:pPr>
      <w:ind w:left="720"/>
      <w:contextualSpacing/>
    </w:pPr>
  </w:style>
  <w:style w:type="character" w:styleId="aa">
    <w:name w:val="Intense Emphasis"/>
    <w:basedOn w:val="a0"/>
    <w:uiPriority w:val="21"/>
    <w:qFormat/>
    <w:rsid w:val="00CD2005"/>
    <w:rPr>
      <w:i/>
      <w:iCs/>
      <w:color w:val="0F4761" w:themeColor="accent1" w:themeShade="BF"/>
    </w:rPr>
  </w:style>
  <w:style w:type="paragraph" w:styleId="ab">
    <w:name w:val="Intense Quote"/>
    <w:basedOn w:val="a"/>
    <w:next w:val="a"/>
    <w:link w:val="ac"/>
    <w:uiPriority w:val="30"/>
    <w:qFormat/>
    <w:rsid w:val="00CD2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D2005"/>
    <w:rPr>
      <w:i/>
      <w:iCs/>
      <w:color w:val="0F4761" w:themeColor="accent1" w:themeShade="BF"/>
    </w:rPr>
  </w:style>
  <w:style w:type="character" w:styleId="ad">
    <w:name w:val="Intense Reference"/>
    <w:basedOn w:val="a0"/>
    <w:uiPriority w:val="32"/>
    <w:qFormat/>
    <w:rsid w:val="00CD2005"/>
    <w:rPr>
      <w:b/>
      <w:bCs/>
      <w:smallCaps/>
      <w:color w:val="0F4761" w:themeColor="accent1" w:themeShade="BF"/>
      <w:spacing w:val="5"/>
    </w:rPr>
  </w:style>
  <w:style w:type="paragraph" w:styleId="ae">
    <w:name w:val="Revision"/>
    <w:hidden/>
    <w:uiPriority w:val="99"/>
    <w:semiHidden/>
    <w:rsid w:val="001A6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728</Words>
  <Characters>4155</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旺龙 刘</dc:creator>
  <cp:keywords/>
  <dc:description/>
  <cp:lastModifiedBy>旺龙 刘</cp:lastModifiedBy>
  <cp:revision>3</cp:revision>
  <dcterms:created xsi:type="dcterms:W3CDTF">2025-11-10T12:29:00Z</dcterms:created>
  <dcterms:modified xsi:type="dcterms:W3CDTF">2025-11-10T13:38:00Z</dcterms:modified>
</cp:coreProperties>
</file>