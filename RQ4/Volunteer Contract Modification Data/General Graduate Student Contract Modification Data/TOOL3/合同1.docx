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E7D3A" w14:textId="74D32715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重庆建峰化工股份有限公司富磷肥买卖合同</w:t>
      </w:r>
      <w:ins w:id="0" w:author="旺龙 刘" w:date="2025-11-10T20:16:00Z">
        <w:r w:rsidR="002A428E" w:rsidRPr="00126850">
          <w:rPr>
            <w:rFonts w:hint="eastAsia"/>
            <w:color w:val="FF0000"/>
            <w:rPrChange w:id="1" w:author="旺龙 刘" w:date="2025-11-10T20:16:00Z">
              <w:rPr>
                <w:rFonts w:hint="eastAsia"/>
              </w:rPr>
            </w:rPrChange>
          </w:rPr>
          <w:t>（修改时间，18分50秒）</w:t>
        </w:r>
      </w:ins>
    </w:p>
    <w:p w14:paraId="11E6F2DD" w14:textId="77777777" w:rsidR="007204ED" w:rsidRPr="007204ED" w:rsidRDefault="007204ED" w:rsidP="007204ED">
      <w:pPr>
        <w:rPr>
          <w:rFonts w:hint="eastAsia"/>
        </w:rPr>
      </w:pPr>
    </w:p>
    <w:p w14:paraId="63FFC520" w14:textId="77777777" w:rsidR="007204ED" w:rsidRPr="007204ED" w:rsidRDefault="007204ED" w:rsidP="007204ED">
      <w:pPr>
        <w:rPr>
          <w:rFonts w:hint="eastAsia"/>
        </w:rPr>
      </w:pPr>
      <w:proofErr w:type="gramStart"/>
      <w:r w:rsidRPr="007204ED">
        <w:rPr>
          <w:rFonts w:hint="eastAsia"/>
        </w:rPr>
        <w:t>商密</w:t>
      </w:r>
      <w:proofErr w:type="gramEnd"/>
      <w:r w:rsidRPr="007204ED">
        <w:rPr>
          <w:rFonts w:hint="eastAsia"/>
        </w:rPr>
        <w:t>AA▲1年</w:t>
      </w:r>
    </w:p>
    <w:p w14:paraId="663A4958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化 肥 销 售 合 同</w:t>
      </w:r>
    </w:p>
    <w:p w14:paraId="651CA44F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（预付）</w:t>
      </w:r>
    </w:p>
    <w:p w14:paraId="16D867C2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供方：重庆建峰化工股份有限公司           合同编号：20160525-NSYB-166</w:t>
      </w:r>
    </w:p>
    <w:p w14:paraId="07113706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 xml:space="preserve">　　　　                                 签 订 地：重庆·涪陵·白涛</w:t>
      </w:r>
    </w:p>
    <w:p w14:paraId="3A78A7D6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需方：南宁邦力达农资有限责任公司         签订时间：2016年5月25日</w:t>
      </w:r>
    </w:p>
    <w:p w14:paraId="41CBA199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一、产品名称、等级、数量、单价、金额</w:t>
      </w:r>
    </w:p>
    <w:p w14:paraId="3C0330CA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二、质量要求：符合GB2440--2001农用尿素标准。</w:t>
      </w:r>
    </w:p>
    <w:p w14:paraId="617396CA" w14:textId="7C38304F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三、交货时间、地点及方式：</w:t>
      </w:r>
      <w:ins w:id="2" w:author="旺龙 刘" w:date="2025-11-10T19:59:00Z">
        <w:r w:rsidR="007A63A3" w:rsidRPr="002A428E">
          <w:t>供方应于2016年6月10日前在南宁南火车站完成火车车板交货</w:t>
        </w:r>
      </w:ins>
      <w:del w:id="3" w:author="旺龙 刘" w:date="2025-11-10T19:59:00Z">
        <w:r w:rsidRPr="007204ED" w:rsidDel="007A63A3">
          <w:rPr>
            <w:rFonts w:hint="eastAsia"/>
          </w:rPr>
          <w:delText>南宁南火车站火车车板交货。</w:delText>
        </w:r>
      </w:del>
    </w:p>
    <w:p w14:paraId="2A6CA252" w14:textId="3C4DF136" w:rsidR="007204ED" w:rsidRPr="002A428E" w:rsidRDefault="007204ED" w:rsidP="007204ED">
      <w:pPr>
        <w:rPr>
          <w:rFonts w:hint="eastAsia"/>
        </w:rPr>
      </w:pPr>
      <w:r w:rsidRPr="007204ED">
        <w:rPr>
          <w:rFonts w:hint="eastAsia"/>
        </w:rPr>
        <w:t>四、费用负担：</w:t>
      </w:r>
      <w:ins w:id="4" w:author="旺龙 刘" w:date="2025-11-10T19:59:00Z">
        <w:r w:rsidR="007A63A3" w:rsidRPr="002A428E">
          <w:t>本合同单价为火车车板交货价（即供方负责将货物装至南宁南火车站车板），包含产品出厂价、包装费及装车费；铁路运输费、保险费由需方承担；货物到达南宁南火车站车板后发生的卸车费、仓储费、短途转运费及其他一切费用由需方负担。</w:t>
        </w:r>
      </w:ins>
      <w:del w:id="5" w:author="旺龙 刘" w:date="2025-11-10T19:59:00Z">
        <w:r w:rsidRPr="007204ED" w:rsidDel="007A63A3">
          <w:rPr>
            <w:rFonts w:hint="eastAsia"/>
          </w:rPr>
          <w:delText>货物到达交货地点后，所产生的一切费用由需方负担。</w:delText>
        </w:r>
      </w:del>
    </w:p>
    <w:p w14:paraId="249BDC96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五、包装:内塑外编，规格50千克/袋，误差±0.5千克/袋。</w:t>
      </w:r>
    </w:p>
    <w:p w14:paraId="0A6A3432" w14:textId="407D90EB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六、</w:t>
      </w:r>
      <w:ins w:id="6" w:author="旺龙 刘" w:date="2025-11-10T20:01:00Z">
        <w:r w:rsidR="007A63A3" w:rsidRPr="002A428E">
          <w:t>需方应在收货当日完成外观及数量验收；收货后5日内完成质量验收。验收期内未就质量问题提出书面异议的，视为货物质量符合合同约定，验收合格。若需方在验收期内提出书面质量异议，供方有权在收到异议后3个工作日内派员核实；经确认属供方责任的质量问题，供方应负责</w:t>
        </w:r>
        <w:proofErr w:type="gramStart"/>
        <w:r w:rsidR="007A63A3" w:rsidRPr="002A428E">
          <w:t>退换货并承担</w:t>
        </w:r>
        <w:proofErr w:type="gramEnd"/>
        <w:r w:rsidR="007A63A3" w:rsidRPr="002A428E">
          <w:t>相关费用；非供方原因或逾期提出的异议，供方不予认可，货物视为合格。</w:t>
        </w:r>
      </w:ins>
      <w:del w:id="7" w:author="旺龙 刘" w:date="2025-11-10T20:01:00Z">
        <w:r w:rsidRPr="007204ED" w:rsidDel="007A63A3">
          <w:rPr>
            <w:rFonts w:hint="eastAsia"/>
          </w:rPr>
          <w:delText>需方收货后按本合同第二条标准验收，若有质量问题应在10天内提出书面异议，对于未进行结算的货物，由需方负责保管，期间发生的一切损失由需方负责。</w:delText>
        </w:r>
      </w:del>
    </w:p>
    <w:p w14:paraId="27612381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七、铁路市场结算数量以实际发货数量为准；并在运输交接单上签字盖章。</w:t>
      </w:r>
    </w:p>
    <w:p w14:paraId="16D4A0B7" w14:textId="57A05AD9" w:rsidR="007A63A3" w:rsidRDefault="007204ED" w:rsidP="007204ED">
      <w:pPr>
        <w:rPr>
          <w:ins w:id="8" w:author="旺龙 刘" w:date="2025-11-10T20:02:00Z"/>
        </w:rPr>
      </w:pPr>
      <w:r w:rsidRPr="007204ED">
        <w:rPr>
          <w:rFonts w:hint="eastAsia"/>
        </w:rPr>
        <w:t>八、结算方式：预收货款，发货</w:t>
      </w:r>
      <w:del w:id="9" w:author="旺龙 刘" w:date="2025-11-10T20:15:00Z">
        <w:r w:rsidRPr="007204ED" w:rsidDel="002A428E">
          <w:rPr>
            <w:rFonts w:hint="eastAsia"/>
          </w:rPr>
          <w:delText>或货到</w:delText>
        </w:r>
      </w:del>
      <w:r w:rsidRPr="007204ED">
        <w:rPr>
          <w:rFonts w:hint="eastAsia"/>
        </w:rPr>
        <w:t xml:space="preserve">后结算，需方于本合同生效三个工作日内向供方支付全部货款，同时向供方报送货物流向；货物从供方发出后，由供需双方商议结算价格、数量，并以补充协议形式确认。对于未能实现销售结算的发出货物，由供方参照市场行情不定期提供货物结算价格，需方以此为基础进行货物的销售，并于每日下午5:30前向供方书面报送销售数量（如需方当日未报则视为销售为零），经供方确认后按当期价格进行结算。若到交货地后的货物需方在一个月内仍未销售完毕，则由供需双方按随行就市原则一次性商议结算，并以补充协议形式确认。    </w:t>
      </w:r>
    </w:p>
    <w:p w14:paraId="549BCE53" w14:textId="208611FE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九、违约责任：</w:t>
      </w:r>
      <w:ins w:id="10" w:author="旺龙 刘" w:date="2025-11-10T20:11:00Z">
        <w:r w:rsidR="002A428E" w:rsidRPr="002A428E">
          <w:t>双方同意，因本合同引起的任何</w:t>
        </w:r>
        <w:proofErr w:type="gramStart"/>
        <w:r w:rsidR="002A428E" w:rsidRPr="002A428E">
          <w:t>一</w:t>
        </w:r>
        <w:proofErr w:type="gramEnd"/>
        <w:r w:rsidR="002A428E" w:rsidRPr="002A428E">
          <w:t>方向另一方的赔偿责任（包括但不限于违约金、损害赔偿金、利息及其他费用），无论基于违约、侵权或其他法律依据，其总额均不得超过违约方因此给守约方造成的实际直接损失，且最高不超过本合同项下已实际履行部分货款总额的30%。</w:t>
        </w:r>
      </w:ins>
      <w:del w:id="11" w:author="旺龙 刘" w:date="2025-11-10T20:11:00Z">
        <w:r w:rsidRPr="007204ED" w:rsidDel="002A428E">
          <w:rPr>
            <w:rFonts w:hint="eastAsia"/>
          </w:rPr>
          <w:delText>按《合同法》执行。</w:delText>
        </w:r>
      </w:del>
    </w:p>
    <w:p w14:paraId="78472469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十、解决合同纠纷的方式：协商解决。协商不成，由合同签订地法院按诉讼程序解决。</w:t>
      </w:r>
    </w:p>
    <w:p w14:paraId="5C4CBD50" w14:textId="1E421075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十一、对不可抗力所造成的延期到货，免除违约责任，但供方应及时告知需方。</w:t>
      </w:r>
      <w:ins w:id="12" w:author="旺龙 刘" w:date="2025-11-10T20:13:00Z">
        <w:r w:rsidR="002A428E" w:rsidRPr="002A428E">
          <w:t>本合同所称不可抗力，是指合同签订后发生的、不能预见、不能避免且不能克服的客观事件，包括但不限于地震、台风、洪水、火灾、战争、暴乱、政府行为（如禁运、征收、重大政策调整）、流行病、疫情、国际或国内运输中断，以及其他依据中国法律或国际商业惯例通常认定为不可抗力的事件。任何一方因不可抗力不能履行或不能完全履行本合同义务的，应在不可抗力发生后48小时内以书面形式通知对方，并在15日内提供相关权威机构出具的不可抗力证明。受不可抗力影响的一方可在该事件持续期间中止履行相应义务，</w:t>
        </w:r>
        <w:proofErr w:type="gramStart"/>
        <w:r w:rsidR="002A428E" w:rsidRPr="002A428E">
          <w:t>不</w:t>
        </w:r>
        <w:proofErr w:type="gramEnd"/>
        <w:r w:rsidR="002A428E" w:rsidRPr="002A428E">
          <w:t>视为违约；若不可抗力持续超过30日，任何一方有权书面通知对方解除本合同，双方互不承担违约责任。因不可抗力造成的损失，由各方自行承担，但双方应本着诚实信用和公平原则，积极协商后续处理方案，并</w:t>
        </w:r>
        <w:proofErr w:type="gramStart"/>
        <w:r w:rsidR="002A428E" w:rsidRPr="002A428E">
          <w:t>尽合理</w:t>
        </w:r>
        <w:proofErr w:type="gramEnd"/>
        <w:r w:rsidR="002A428E" w:rsidRPr="002A428E">
          <w:t>努力减轻损</w:t>
        </w:r>
        <w:r w:rsidR="002A428E" w:rsidRPr="002A428E">
          <w:lastRenderedPageBreak/>
          <w:t>失。</w:t>
        </w:r>
      </w:ins>
    </w:p>
    <w:p w14:paraId="070798EE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十二、合同生效条件：本合同双方签字盖章后生效，在合同履行中双方往来的信件、电函是合同的有效组成部分，具备同等法律效力。</w:t>
      </w:r>
    </w:p>
    <w:p w14:paraId="4982A765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十三、其他事项：1、本合同属传真件，双方签字盖章后生效。2、该批尿素严禁用于食品、饲料添加，如销往食品、饲料行业，造成的不良后果将由需方承担全责。</w:t>
      </w:r>
    </w:p>
    <w:p w14:paraId="345CABBA" w14:textId="77777777" w:rsidR="007204ED" w:rsidRPr="007204ED" w:rsidRDefault="007204ED" w:rsidP="007204ED">
      <w:pPr>
        <w:rPr>
          <w:rFonts w:hint="eastAsia"/>
        </w:rPr>
      </w:pPr>
    </w:p>
    <w:p w14:paraId="6234D6D6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产   品</w:t>
      </w:r>
    </w:p>
    <w:p w14:paraId="2022A889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名   称</w:t>
      </w:r>
      <w:r w:rsidRPr="007204ED">
        <w:rPr>
          <w:rFonts w:hint="eastAsia"/>
        </w:rPr>
        <w:tab/>
        <w:t>等  级</w:t>
      </w:r>
      <w:r w:rsidRPr="007204ED">
        <w:rPr>
          <w:rFonts w:hint="eastAsia"/>
        </w:rPr>
        <w:tab/>
        <w:t>数   量</w:t>
      </w:r>
    </w:p>
    <w:p w14:paraId="6CA84C9C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（吨）</w:t>
      </w:r>
      <w:r w:rsidRPr="007204ED">
        <w:rPr>
          <w:rFonts w:hint="eastAsia"/>
        </w:rPr>
        <w:tab/>
        <w:t>单   价</w:t>
      </w:r>
    </w:p>
    <w:p w14:paraId="0F8FE965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（元/吨）</w:t>
      </w:r>
      <w:r w:rsidRPr="007204ED">
        <w:rPr>
          <w:rFonts w:hint="eastAsia"/>
        </w:rPr>
        <w:tab/>
        <w:t>金   额</w:t>
      </w:r>
    </w:p>
    <w:p w14:paraId="1EF990C0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（元）</w:t>
      </w:r>
      <w:r w:rsidRPr="007204ED">
        <w:rPr>
          <w:rFonts w:hint="eastAsia"/>
        </w:rPr>
        <w:tab/>
        <w:t>备   注</w:t>
      </w:r>
    </w:p>
    <w:p w14:paraId="6732CD0C" w14:textId="77777777" w:rsidR="007204ED" w:rsidRPr="007204ED" w:rsidRDefault="007204ED" w:rsidP="007204ED">
      <w:pPr>
        <w:rPr>
          <w:rFonts w:hint="eastAsia"/>
        </w:rPr>
      </w:pPr>
      <w:r w:rsidRPr="007204ED">
        <w:t>“</w:t>
      </w:r>
      <w:r w:rsidRPr="007204ED">
        <w:rPr>
          <w:rFonts w:hint="eastAsia"/>
        </w:rPr>
        <w:t>建峰</w:t>
      </w:r>
      <w:r w:rsidRPr="007204ED">
        <w:t>”</w:t>
      </w:r>
      <w:r w:rsidRPr="007204ED">
        <w:rPr>
          <w:rFonts w:hint="eastAsia"/>
        </w:rPr>
        <w:t>小颗粒</w:t>
      </w:r>
    </w:p>
    <w:p w14:paraId="22F12126" w14:textId="6FEBF5CE" w:rsidR="007204ED" w:rsidRDefault="007204ED" w:rsidP="007204ED">
      <w:pPr>
        <w:rPr>
          <w:ins w:id="13" w:author="旺龙 刘" w:date="2025-11-10T20:09:00Z"/>
        </w:rPr>
      </w:pPr>
      <w:r w:rsidRPr="007204ED">
        <w:rPr>
          <w:rFonts w:hint="eastAsia"/>
        </w:rPr>
        <w:t>尿素</w:t>
      </w:r>
      <w:r w:rsidRPr="007204ED">
        <w:rPr>
          <w:rFonts w:hint="eastAsia"/>
        </w:rPr>
        <w:tab/>
        <w:t>合格品</w:t>
      </w:r>
      <w:del w:id="14" w:author="旺龙 刘" w:date="2025-11-10T20:07:00Z">
        <w:r w:rsidRPr="007204ED" w:rsidDel="002A428E">
          <w:rPr>
            <w:rFonts w:hint="eastAsia"/>
          </w:rPr>
          <w:tab/>
        </w:r>
      </w:del>
      <w:ins w:id="15" w:author="旺龙 刘" w:date="2025-11-10T20:07:00Z">
        <w:r w:rsidR="002A428E">
          <w:rPr>
            <w:rFonts w:hint="eastAsia"/>
          </w:rPr>
          <w:t>：</w:t>
        </w:r>
      </w:ins>
      <w:r w:rsidRPr="007204ED">
        <w:rPr>
          <w:rFonts w:hint="eastAsia"/>
        </w:rPr>
        <w:t>3000</w:t>
      </w:r>
      <w:ins w:id="16" w:author="旺龙 刘" w:date="2025-11-10T20:08:00Z">
        <w:r w:rsidR="002A428E">
          <w:rPr>
            <w:rFonts w:hint="eastAsia"/>
          </w:rPr>
          <w:t>（袋）</w:t>
        </w:r>
      </w:ins>
      <w:r w:rsidRPr="007204ED">
        <w:rPr>
          <w:rFonts w:hint="eastAsia"/>
        </w:rPr>
        <w:tab/>
      </w:r>
      <w:del w:id="17" w:author="旺龙 刘" w:date="2025-11-10T20:07:00Z">
        <w:r w:rsidRPr="007204ED" w:rsidDel="002A428E">
          <w:rPr>
            <w:rFonts w:hint="eastAsia"/>
          </w:rPr>
          <w:delText xml:space="preserve"> </w:delText>
        </w:r>
      </w:del>
      <w:ins w:id="18" w:author="旺龙 刘" w:date="2025-11-10T20:07:00Z">
        <w:r w:rsidR="002A428E">
          <w:rPr>
            <w:rFonts w:hint="eastAsia"/>
          </w:rPr>
          <w:t>单价：</w:t>
        </w:r>
      </w:ins>
      <w:r w:rsidRPr="007204ED">
        <w:rPr>
          <w:rFonts w:hint="eastAsia"/>
        </w:rPr>
        <w:t>1420</w:t>
      </w:r>
      <w:ins w:id="19" w:author="旺龙 刘" w:date="2025-11-10T20:08:00Z">
        <w:r w:rsidR="002A428E">
          <w:rPr>
            <w:rFonts w:hint="eastAsia"/>
          </w:rPr>
          <w:t>（元/袋）</w:t>
        </w:r>
      </w:ins>
      <w:r w:rsidRPr="007204ED">
        <w:rPr>
          <w:rFonts w:hint="eastAsia"/>
        </w:rPr>
        <w:tab/>
      </w:r>
      <w:ins w:id="20" w:author="旺龙 刘" w:date="2025-11-10T20:07:00Z">
        <w:r w:rsidR="002A428E">
          <w:rPr>
            <w:rFonts w:hint="eastAsia"/>
          </w:rPr>
          <w:t>总价</w:t>
        </w:r>
      </w:ins>
      <w:ins w:id="21" w:author="旺龙 刘" w:date="2025-11-10T20:08:00Z">
        <w:r w:rsidR="002A428E">
          <w:rPr>
            <w:rFonts w:hint="eastAsia"/>
          </w:rPr>
          <w:t>：</w:t>
        </w:r>
      </w:ins>
      <w:r w:rsidRPr="007204ED">
        <w:rPr>
          <w:rFonts w:hint="eastAsia"/>
        </w:rPr>
        <w:t>4</w:t>
      </w:r>
      <w:ins w:id="22" w:author="旺龙 刘" w:date="2025-11-10T20:03:00Z">
        <w:r w:rsidR="007A63A3">
          <w:rPr>
            <w:rFonts w:hint="eastAsia"/>
          </w:rPr>
          <w:t>,</w:t>
        </w:r>
      </w:ins>
      <w:r w:rsidRPr="007204ED">
        <w:rPr>
          <w:rFonts w:hint="eastAsia"/>
        </w:rPr>
        <w:t>260</w:t>
      </w:r>
      <w:ins w:id="23" w:author="旺龙 刘" w:date="2025-11-10T20:03:00Z">
        <w:r w:rsidR="007A63A3">
          <w:rPr>
            <w:rFonts w:hint="eastAsia"/>
          </w:rPr>
          <w:t>,</w:t>
        </w:r>
      </w:ins>
      <w:r w:rsidRPr="007204ED">
        <w:rPr>
          <w:rFonts w:hint="eastAsia"/>
        </w:rPr>
        <w:t>000</w:t>
      </w:r>
      <w:ins w:id="24" w:author="旺龙 刘" w:date="2025-11-10T20:08:00Z">
        <w:r w:rsidR="002A428E">
          <w:rPr>
            <w:rFonts w:hint="eastAsia"/>
          </w:rPr>
          <w:t>（</w:t>
        </w:r>
      </w:ins>
      <w:ins w:id="25" w:author="旺龙 刘" w:date="2025-11-10T20:09:00Z">
        <w:r w:rsidR="002A428E">
          <w:rPr>
            <w:rFonts w:hint="eastAsia"/>
          </w:rPr>
          <w:t>元</w:t>
        </w:r>
      </w:ins>
      <w:ins w:id="26" w:author="旺龙 刘" w:date="2025-11-10T20:08:00Z">
        <w:r w:rsidR="002A428E">
          <w:rPr>
            <w:rFonts w:hint="eastAsia"/>
          </w:rPr>
          <w:t>）</w:t>
        </w:r>
      </w:ins>
      <w:r w:rsidRPr="007204ED">
        <w:rPr>
          <w:rFonts w:hint="eastAsia"/>
        </w:rPr>
        <w:tab/>
        <w:t>单价为暂定价</w:t>
      </w:r>
    </w:p>
    <w:p w14:paraId="3AC1850F" w14:textId="77777777" w:rsidR="002A428E" w:rsidRDefault="002A428E" w:rsidP="002A428E">
      <w:pPr>
        <w:rPr>
          <w:ins w:id="27" w:author="旺龙 刘" w:date="2025-11-10T20:10:00Z"/>
        </w:rPr>
      </w:pPr>
    </w:p>
    <w:p w14:paraId="6FE299DF" w14:textId="3D27CBC8" w:rsidR="002A428E" w:rsidRPr="007204ED" w:rsidRDefault="002A428E" w:rsidP="002A428E">
      <w:pPr>
        <w:rPr>
          <w:ins w:id="28" w:author="旺龙 刘" w:date="2025-11-10T20:09:00Z"/>
          <w:rFonts w:hint="eastAsia"/>
        </w:rPr>
      </w:pPr>
      <w:ins w:id="29" w:author="旺龙 刘" w:date="2025-11-10T20:09:00Z">
        <w:r>
          <w:rPr>
            <w:rFonts w:hint="eastAsia"/>
          </w:rPr>
          <w:t>单价</w:t>
        </w:r>
        <w:r w:rsidRPr="007204ED">
          <w:rPr>
            <w:rFonts w:hint="eastAsia"/>
          </w:rPr>
          <w:t>人民币金额（大写）：</w:t>
        </w:r>
        <w:proofErr w:type="gramStart"/>
        <w:r>
          <w:rPr>
            <w:rFonts w:hint="eastAsia"/>
          </w:rPr>
          <w:t>壹仟</w:t>
        </w:r>
        <w:r w:rsidRPr="007204ED">
          <w:rPr>
            <w:rFonts w:hint="eastAsia"/>
          </w:rPr>
          <w:t>肆佰贰拾</w:t>
        </w:r>
        <w:proofErr w:type="gramEnd"/>
        <w:r w:rsidRPr="007204ED">
          <w:rPr>
            <w:rFonts w:hint="eastAsia"/>
          </w:rPr>
          <w:t>元整。</w:t>
        </w:r>
      </w:ins>
    </w:p>
    <w:p w14:paraId="77983372" w14:textId="248DCAFB" w:rsidR="002A428E" w:rsidRPr="002A428E" w:rsidDel="002A428E" w:rsidRDefault="002A428E" w:rsidP="007204ED">
      <w:pPr>
        <w:rPr>
          <w:del w:id="30" w:author="旺龙 刘" w:date="2025-11-10T20:10:00Z"/>
          <w:rFonts w:hint="eastAsia"/>
        </w:rPr>
      </w:pPr>
    </w:p>
    <w:p w14:paraId="179175D7" w14:textId="41B2C684" w:rsidR="007204ED" w:rsidRPr="007204ED" w:rsidDel="002A428E" w:rsidRDefault="007204ED" w:rsidP="007204ED">
      <w:pPr>
        <w:rPr>
          <w:del w:id="31" w:author="旺龙 刘" w:date="2025-11-10T20:07:00Z"/>
          <w:rFonts w:hint="eastAsia"/>
        </w:rPr>
      </w:pPr>
      <w:del w:id="32" w:author="旺龙 刘" w:date="2025-11-10T20:07:00Z">
        <w:r w:rsidRPr="007204ED" w:rsidDel="002A428E">
          <w:delText>“</w:delText>
        </w:r>
        <w:r w:rsidRPr="007204ED" w:rsidDel="002A428E">
          <w:rPr>
            <w:rFonts w:hint="eastAsia"/>
          </w:rPr>
          <w:delText>建峰</w:delText>
        </w:r>
        <w:r w:rsidRPr="007204ED" w:rsidDel="002A428E">
          <w:delText>”</w:delText>
        </w:r>
        <w:r w:rsidRPr="007204ED" w:rsidDel="002A428E">
          <w:rPr>
            <w:rFonts w:hint="eastAsia"/>
          </w:rPr>
          <w:delText>小颗粒</w:delText>
        </w:r>
      </w:del>
    </w:p>
    <w:p w14:paraId="42627413" w14:textId="6140E26B" w:rsidR="007204ED" w:rsidRPr="007204ED" w:rsidDel="002A428E" w:rsidRDefault="007204ED" w:rsidP="007204ED">
      <w:pPr>
        <w:rPr>
          <w:del w:id="33" w:author="旺龙 刘" w:date="2025-11-10T20:07:00Z"/>
          <w:rFonts w:hint="eastAsia"/>
        </w:rPr>
      </w:pPr>
      <w:del w:id="34" w:author="旺龙 刘" w:date="2025-11-10T20:07:00Z">
        <w:r w:rsidRPr="007204ED" w:rsidDel="002A428E">
          <w:rPr>
            <w:rFonts w:hint="eastAsia"/>
          </w:rPr>
          <w:delText>尿素</w:delText>
        </w:r>
        <w:r w:rsidRPr="007204ED" w:rsidDel="002A428E">
          <w:rPr>
            <w:rFonts w:hint="eastAsia"/>
          </w:rPr>
          <w:tab/>
          <w:delText>合  计</w:delText>
        </w:r>
        <w:r w:rsidRPr="007204ED" w:rsidDel="002A428E">
          <w:rPr>
            <w:rFonts w:hint="eastAsia"/>
          </w:rPr>
          <w:tab/>
          <w:delText>3000</w:delText>
        </w:r>
        <w:r w:rsidRPr="007204ED" w:rsidDel="002A428E">
          <w:rPr>
            <w:rFonts w:hint="eastAsia"/>
          </w:rPr>
          <w:tab/>
        </w:r>
        <w:r w:rsidRPr="007204ED" w:rsidDel="002A428E">
          <w:rPr>
            <w:rFonts w:hint="eastAsia"/>
          </w:rPr>
          <w:tab/>
          <w:delText>4260000</w:delText>
        </w:r>
      </w:del>
    </w:p>
    <w:p w14:paraId="560BD4DE" w14:textId="125DBADA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合计人民币金额（大写）：</w:t>
      </w:r>
      <w:proofErr w:type="gramStart"/>
      <w:r w:rsidRPr="007204ED">
        <w:rPr>
          <w:rFonts w:hint="eastAsia"/>
        </w:rPr>
        <w:t>肆佰贰拾陆万</w:t>
      </w:r>
      <w:proofErr w:type="gramEnd"/>
      <w:r w:rsidRPr="007204ED">
        <w:rPr>
          <w:rFonts w:hint="eastAsia"/>
        </w:rPr>
        <w:t>元整。</w:t>
      </w:r>
      <w:del w:id="35" w:author="旺龙 刘" w:date="2025-11-10T20:06:00Z">
        <w:r w:rsidRPr="007204ED" w:rsidDel="007A63A3">
          <w:rPr>
            <w:rFonts w:hint="eastAsia"/>
          </w:rPr>
          <w:tab/>
          <w:delText>合计人民币金额（大写）：肆佰贰拾陆万元整。</w:delText>
        </w:r>
        <w:r w:rsidRPr="007204ED" w:rsidDel="007A63A3">
          <w:rPr>
            <w:rFonts w:hint="eastAsia"/>
          </w:rPr>
          <w:tab/>
          <w:delText>合计人民币金额（大写）：肆佰贰拾陆万元整。</w:delText>
        </w:r>
        <w:r w:rsidRPr="007204ED" w:rsidDel="007A63A3">
          <w:rPr>
            <w:rFonts w:hint="eastAsia"/>
          </w:rPr>
          <w:tab/>
          <w:delText>合计人民币金额（大写）：肆佰贰拾陆万元整。</w:delText>
        </w:r>
        <w:r w:rsidRPr="007204ED" w:rsidDel="007A63A3">
          <w:rPr>
            <w:rFonts w:hint="eastAsia"/>
          </w:rPr>
          <w:tab/>
          <w:delText>合计人民币金额（大写）：肆佰贰拾陆万元整。</w:delText>
        </w:r>
        <w:r w:rsidRPr="007204ED" w:rsidDel="007A63A3">
          <w:rPr>
            <w:rFonts w:hint="eastAsia"/>
          </w:rPr>
          <w:tab/>
          <w:delText>合计人民币金额（大写）：肆佰贰拾陆万元整。</w:delText>
        </w:r>
      </w:del>
    </w:p>
    <w:p w14:paraId="1EF22BEE" w14:textId="77777777" w:rsidR="007204ED" w:rsidRPr="007204ED" w:rsidRDefault="007204ED" w:rsidP="007204ED">
      <w:pPr>
        <w:rPr>
          <w:rFonts w:hint="eastAsia"/>
        </w:rPr>
      </w:pPr>
    </w:p>
    <w:p w14:paraId="4B8C16C9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供     方</w:t>
      </w:r>
    </w:p>
    <w:p w14:paraId="5853083E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单位名称(章)：重庆建峰化工股份有限公司</w:t>
      </w:r>
    </w:p>
    <w:p w14:paraId="04700998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地        址：重庆·涪陵·白涛</w:t>
      </w:r>
    </w:p>
    <w:p w14:paraId="592CC23E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代        表：</w:t>
      </w:r>
    </w:p>
    <w:p w14:paraId="25249CF1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电        话：</w:t>
      </w:r>
    </w:p>
    <w:p w14:paraId="08A589EB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开  户 银 行：</w:t>
      </w:r>
    </w:p>
    <w:p w14:paraId="51A8B0F8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帐        号：</w:t>
      </w:r>
      <w:r w:rsidRPr="007204ED">
        <w:rPr>
          <w:rFonts w:hint="eastAsia"/>
        </w:rPr>
        <w:tab/>
        <w:t>需      方</w:t>
      </w:r>
    </w:p>
    <w:p w14:paraId="4F9A0790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单位名称(章): 南宁邦力达农资有限责任公司</w:t>
      </w:r>
    </w:p>
    <w:p w14:paraId="6321079C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地        址:</w:t>
      </w:r>
    </w:p>
    <w:p w14:paraId="052DE5E2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代        表:</w:t>
      </w:r>
    </w:p>
    <w:p w14:paraId="4CD8CC64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电        话：</w:t>
      </w:r>
    </w:p>
    <w:p w14:paraId="3426087F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开 户 银  行:</w:t>
      </w:r>
    </w:p>
    <w:p w14:paraId="3220C6C1" w14:textId="77777777" w:rsidR="007204ED" w:rsidRPr="007204ED" w:rsidRDefault="007204ED" w:rsidP="007204ED">
      <w:pPr>
        <w:rPr>
          <w:rFonts w:hint="eastAsia"/>
        </w:rPr>
      </w:pPr>
      <w:r w:rsidRPr="007204ED">
        <w:rPr>
          <w:rFonts w:hint="eastAsia"/>
        </w:rPr>
        <w:t>帐        号:</w:t>
      </w:r>
    </w:p>
    <w:p w14:paraId="78E1C432" w14:textId="77777777" w:rsidR="00D1019B" w:rsidRDefault="00D1019B">
      <w:pPr>
        <w:rPr>
          <w:rFonts w:hint="eastAsia"/>
        </w:rPr>
      </w:pPr>
    </w:p>
    <w:sectPr w:rsidR="00D1019B" w:rsidSect="007204E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旺龙 刘">
    <w15:presenceInfo w15:providerId="Windows Live" w15:userId="91ee1a8b6c89457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ED"/>
    <w:rsid w:val="00126850"/>
    <w:rsid w:val="002A428E"/>
    <w:rsid w:val="003C70C4"/>
    <w:rsid w:val="00434C90"/>
    <w:rsid w:val="0066402B"/>
    <w:rsid w:val="007204ED"/>
    <w:rsid w:val="007A63A3"/>
    <w:rsid w:val="00BD66CB"/>
    <w:rsid w:val="00D1019B"/>
    <w:rsid w:val="00D579BF"/>
    <w:rsid w:val="00FD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71F0"/>
  <w15:chartTrackingRefBased/>
  <w15:docId w15:val="{5C4DF97B-5D9A-4CBB-AD92-9CFA3BF9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04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4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4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4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4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4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4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4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04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0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0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04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04E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04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04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04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04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04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4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04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4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04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4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04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0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04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04ED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7A6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旺龙 刘</dc:creator>
  <cp:keywords/>
  <dc:description/>
  <cp:lastModifiedBy>旺龙 刘</cp:lastModifiedBy>
  <cp:revision>3</cp:revision>
  <dcterms:created xsi:type="dcterms:W3CDTF">2025-11-10T11:56:00Z</dcterms:created>
  <dcterms:modified xsi:type="dcterms:W3CDTF">2025-11-10T12:16:00Z</dcterms:modified>
</cp:coreProperties>
</file>