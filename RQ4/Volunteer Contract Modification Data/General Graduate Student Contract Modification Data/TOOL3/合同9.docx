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6B510" w14:textId="467D6E84" w:rsidR="00FE0291" w:rsidRDefault="00FE0291" w:rsidP="00FE0291">
      <w:pPr>
        <w:rPr>
          <w:rFonts w:hint="eastAsia"/>
        </w:rPr>
      </w:pPr>
      <w:r>
        <w:rPr>
          <w:rFonts w:hint="eastAsia"/>
        </w:rPr>
        <w:t>建材采购合同</w:t>
      </w:r>
      <w:ins w:id="0" w:author="旺龙 刘" w:date="2025-11-10T23:06:00Z">
        <w:r w:rsidR="002A582C" w:rsidRPr="002A582C">
          <w:rPr>
            <w:rFonts w:hint="eastAsia"/>
            <w:color w:val="FF0000"/>
            <w:rPrChange w:id="1" w:author="旺龙 刘" w:date="2025-11-10T23:07:00Z">
              <w:rPr>
                <w:rFonts w:hint="eastAsia"/>
              </w:rPr>
            </w:rPrChange>
          </w:rPr>
          <w:t>（</w:t>
        </w:r>
      </w:ins>
      <w:ins w:id="2" w:author="旺龙 刘" w:date="2025-11-10T23:07:00Z">
        <w:r w:rsidR="002A582C" w:rsidRPr="002A582C">
          <w:rPr>
            <w:rFonts w:hint="eastAsia"/>
            <w:color w:val="FF0000"/>
            <w:rPrChange w:id="3" w:author="旺龙 刘" w:date="2025-11-10T23:07:00Z">
              <w:rPr>
                <w:rFonts w:hint="eastAsia"/>
              </w:rPr>
            </w:rPrChange>
          </w:rPr>
          <w:t>修改时间：4分33秒</w:t>
        </w:r>
      </w:ins>
      <w:ins w:id="4" w:author="旺龙 刘" w:date="2025-11-10T23:06:00Z">
        <w:r w:rsidR="002A582C" w:rsidRPr="002A582C">
          <w:rPr>
            <w:rFonts w:hint="eastAsia"/>
            <w:color w:val="FF0000"/>
            <w:rPrChange w:id="5" w:author="旺龙 刘" w:date="2025-11-10T23:07:00Z">
              <w:rPr>
                <w:rFonts w:hint="eastAsia"/>
              </w:rPr>
            </w:rPrChange>
          </w:rPr>
          <w:t>）</w:t>
        </w:r>
      </w:ins>
    </w:p>
    <w:p w14:paraId="5AED01B3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合同编号：MM-2025-003</w:t>
      </w:r>
    </w:p>
    <w:p w14:paraId="51671687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甲方（买方）：绿地建设集团</w:t>
      </w:r>
    </w:p>
    <w:p w14:paraId="7AD82576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乙方（卖方）：宏图建材有限公司</w:t>
      </w:r>
    </w:p>
    <w:p w14:paraId="512219B3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鉴于：1.甲方因工程项目建设需要采购高强度钢筋；2.乙方具备钢筋生产/销售资质且能满足甲方采购需求；3.双方在平等自愿基础上达成如下协议，以</w:t>
      </w:r>
      <w:proofErr w:type="gramStart"/>
      <w:r>
        <w:rPr>
          <w:rFonts w:hint="eastAsia"/>
        </w:rPr>
        <w:t>兹共同</w:t>
      </w:r>
      <w:proofErr w:type="gramEnd"/>
      <w:r>
        <w:rPr>
          <w:rFonts w:hint="eastAsia"/>
        </w:rPr>
        <w:t>遵守。</w:t>
      </w:r>
    </w:p>
    <w:p w14:paraId="2440CF5B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第一条 合同主体信息</w:t>
      </w:r>
    </w:p>
    <w:p w14:paraId="655F9C0A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1.1 甲方（买方）：绿地建设集团，统一社会信用代码：[请填写]，法定代表人：[请填写]，地址：[请填写]，联系方式：[请填写]，开户行：[请填写]，账号：[请填写]。</w:t>
      </w:r>
    </w:p>
    <w:p w14:paraId="1FF21E80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1.2 乙方（卖方）：宏图建材有限公司，统一社会信用代码：[请填写]，法定代表人：[请填写]，地址：[请填写]，联系方式：[请填写]，开户行：[请填写]，账号：[请填写]。</w:t>
      </w:r>
    </w:p>
    <w:p w14:paraId="2688D970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第二条 标的物与质量标准</w:t>
      </w:r>
    </w:p>
    <w:p w14:paraId="6B0A555B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2.1 乙方应向甲方提供高强度钢筋（型号：HRB400E，直径：12mm/16mm/20mm，数量：500吨，具体规格及数量详见附件一《采购清单》）。</w:t>
      </w:r>
    </w:p>
    <w:p w14:paraId="067982B1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2.2 标的物质量应符合GB 1499.2-2024《钢筋混凝土用钢 第2部分：热轧带肋钢筋》强制性国家标准。</w:t>
      </w:r>
    </w:p>
    <w:p w14:paraId="7E9772E0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2.3 乙方保证提供的货物为全新正品，随货附产品合格证、出厂检验报告及第三方检测报告，并对产品质量承担全部责任。</w:t>
      </w:r>
    </w:p>
    <w:p w14:paraId="131EEC85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第三条 合同总价与支付</w:t>
      </w:r>
    </w:p>
    <w:p w14:paraId="24646895" w14:textId="6E93E847" w:rsidR="00FE0291" w:rsidRDefault="00FE0291" w:rsidP="00FE0291">
      <w:pPr>
        <w:rPr>
          <w:rFonts w:hint="eastAsia"/>
        </w:rPr>
      </w:pPr>
      <w:r>
        <w:rPr>
          <w:rFonts w:hint="eastAsia"/>
        </w:rPr>
        <w:t>3.1</w:t>
      </w:r>
      <w:del w:id="6" w:author="旺龙 刘" w:date="2025-11-10T23:03:00Z">
        <w:r w:rsidDel="00AB2F8F">
          <w:rPr>
            <w:rFonts w:hint="eastAsia"/>
          </w:rPr>
          <w:delText xml:space="preserve"> </w:delText>
        </w:r>
      </w:del>
      <w:ins w:id="7" w:author="旺龙 刘" w:date="2025-11-10T23:02:00Z">
        <w:r w:rsidR="00AB2F8F" w:rsidRPr="00AB2F8F">
          <w:t>本合同总价为人民币伍佰万元整（¥5,000,000.00），为含增值税（税率__%）的包干总价，已包含货物价款、包装费、运输费、装卸费、保险费（如有）及乙方履行本合同项下全部义务所需的一切费用。除本合同另有约定外，甲方无需另行支付任何其他费用。</w:t>
        </w:r>
      </w:ins>
      <w:del w:id="8" w:author="旺龙 刘" w:date="2025-11-10T23:02:00Z">
        <w:r w:rsidDel="00AB2F8F">
          <w:rPr>
            <w:rFonts w:hint="eastAsia"/>
          </w:rPr>
          <w:delText>本合同总价为人民币伍佰万元整（¥5,000,000.00）。</w:delText>
        </w:r>
      </w:del>
    </w:p>
    <w:p w14:paraId="3B0CF3CC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3.2 甲方应在合同签订后3日内支付30%预付款。</w:t>
      </w:r>
    </w:p>
    <w:p w14:paraId="7AF1A083" w14:textId="63D04E9F" w:rsidR="00FE0291" w:rsidRDefault="00FE0291" w:rsidP="00FE0291">
      <w:pPr>
        <w:rPr>
          <w:rFonts w:hint="eastAsia"/>
        </w:rPr>
      </w:pPr>
      <w:r>
        <w:rPr>
          <w:rFonts w:hint="eastAsia"/>
        </w:rPr>
        <w:t>3.3 剩余70%货款（¥3,500,000.00</w:t>
      </w:r>
      <w:ins w:id="9" w:author="旺龙 刘" w:date="2025-11-10T23:05:00Z">
        <w:r w:rsidR="00AB2F8F">
          <w:rPr>
            <w:rFonts w:hint="eastAsia"/>
          </w:rPr>
          <w:t>，大写：</w:t>
        </w:r>
        <w:r w:rsidR="00AB2F8F" w:rsidRPr="00AB2F8F">
          <w:t>叁佰伍拾万元整</w:t>
        </w:r>
      </w:ins>
      <w:r>
        <w:rPr>
          <w:rFonts w:hint="eastAsia"/>
        </w:rPr>
        <w:t>）在甲方验收合格且收到乙方开具的</w:t>
      </w:r>
      <w:del w:id="10" w:author="旺龙 刘" w:date="2025-11-10T23:03:00Z">
        <w:r w:rsidDel="00AB2F8F">
          <w:rPr>
            <w:rFonts w:hint="eastAsia"/>
          </w:rPr>
          <w:delText>全额</w:delText>
        </w:r>
      </w:del>
      <w:r>
        <w:rPr>
          <w:rFonts w:hint="eastAsia"/>
        </w:rPr>
        <w:t>增值税专用发票后15日内支付。</w:t>
      </w:r>
      <w:ins w:id="11" w:author="旺龙 刘" w:date="2025-11-10T23:03:00Z">
        <w:r w:rsidR="00AB2F8F" w:rsidRPr="00AB2F8F">
          <w:t>乙方应为增值税一般纳税人，并向甲方开具合法有效的全额增值税专用发票；如乙方为小规模纳税人，应提前告知甲方，并在甲方同意的前提下，由其向主管税务机关申请代开增值税专用发票。若因乙方原因导致甲方无法及时取得合</w:t>
        </w:r>
        <w:proofErr w:type="gramStart"/>
        <w:r w:rsidR="00AB2F8F" w:rsidRPr="00AB2F8F">
          <w:t>规</w:t>
        </w:r>
        <w:proofErr w:type="gramEnd"/>
        <w:r w:rsidR="00AB2F8F" w:rsidRPr="00AB2F8F">
          <w:t>增值税专用发票用于抵扣的，乙方应承担由此给甲方造成的全部损失。</w:t>
        </w:r>
      </w:ins>
    </w:p>
    <w:p w14:paraId="22A7C5C4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第四条 交付与运输</w:t>
      </w:r>
    </w:p>
    <w:p w14:paraId="195AB391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4.1交付时间：合同签订后30日内分三批交付，具体批次及数量见附件二《交付计划表》</w:t>
      </w:r>
    </w:p>
    <w:p w14:paraId="47A78077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4.2交付地点：甲方指定项目地点（XX市XX区XX路XX号工地）</w:t>
      </w:r>
    </w:p>
    <w:p w14:paraId="7FF8374F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4.3交付方式：乙方负责</w:t>
      </w:r>
      <w:proofErr w:type="gramStart"/>
      <w:r>
        <w:rPr>
          <w:rFonts w:hint="eastAsia"/>
        </w:rPr>
        <w:t>汽运并卸货</w:t>
      </w:r>
      <w:proofErr w:type="gramEnd"/>
      <w:r>
        <w:rPr>
          <w:rFonts w:hint="eastAsia"/>
        </w:rPr>
        <w:t>至甲方指定地点，运输过程中的毁损灭失风险由乙方承担</w:t>
      </w:r>
    </w:p>
    <w:p w14:paraId="706EC8FC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4.4 运输费用：由乙方承担。</w:t>
      </w:r>
    </w:p>
    <w:p w14:paraId="65214BFA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第五条 风险转移</w:t>
      </w:r>
    </w:p>
    <w:p w14:paraId="496CAD55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5.1 货物毁损、灭失的风险，自买方验收合格后转移至买方。</w:t>
      </w:r>
    </w:p>
    <w:p w14:paraId="694264DA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第六条 验收</w:t>
      </w:r>
    </w:p>
    <w:p w14:paraId="3323EA45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6.1验收标准：应符合GB 1499.2-2024的规定，包含力学性能（屈服强度≥400MPa、抗拉强度≥540MPa）、弯曲性能（弯曲180°无裂纹）、重量偏差（10～12mm±5.5%，14～20mm±4.5%）、表面质量及疲劳性能检验</w:t>
      </w:r>
    </w:p>
    <w:p w14:paraId="03DF2233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6.2验收流程：1.外观验收：甲方在收货当日核对规格、数量及包装完好性；2.质量检测：甲方在7日内委托第三方机构按GB 1499.2-2024标准抽样检测</w:t>
      </w:r>
    </w:p>
    <w:p w14:paraId="222FBCCB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6.3验收期限：全部检测工作应在收货后15日内完成，逾期未提出书面异议视为验收合格</w:t>
      </w:r>
    </w:p>
    <w:p w14:paraId="1C6A8F6A" w14:textId="1CCED9A8" w:rsidR="00FE0291" w:rsidRDefault="00FE0291" w:rsidP="00FE0291">
      <w:pPr>
        <w:rPr>
          <w:rFonts w:hint="eastAsia"/>
        </w:rPr>
      </w:pPr>
      <w:r>
        <w:rPr>
          <w:rFonts w:hint="eastAsia"/>
        </w:rPr>
        <w:t xml:space="preserve">6.4 </w:t>
      </w:r>
      <w:ins w:id="12" w:author="旺龙 刘" w:date="2025-11-10T23:03:00Z">
        <w:r w:rsidR="00AB2F8F" w:rsidRPr="00AB2F8F">
          <w:t>验收不合格处理：如货物验收不合格，甲方有权拒收货物，并应在验收期限内向乙方发</w:t>
        </w:r>
        <w:r w:rsidR="00AB2F8F" w:rsidRPr="00AB2F8F">
          <w:lastRenderedPageBreak/>
          <w:t>出书面异议通知。乙方应在收到甲方书面异议之日起3日内就异议内容</w:t>
        </w:r>
        <w:proofErr w:type="gramStart"/>
        <w:r w:rsidR="00AB2F8F" w:rsidRPr="00AB2F8F">
          <w:t>作出</w:t>
        </w:r>
        <w:proofErr w:type="gramEnd"/>
        <w:r w:rsidR="00AB2F8F" w:rsidRPr="00AB2F8F">
          <w:t>书面答复。乙方认可异议或经检测确属质量问题的，应于5日内完成退换货，并承担由此产生的全部费用（包括但不限于运输费、检测费、仓储费等）。乙方完成整改后应重新申请验收，甲方应予以配合。若第二次验收仍未通过，甲方有权单方解除本合同，乙方除应退还已收取的全部款项外，还应按本合同第12.3条约定支付违约金并赔偿甲方因此遭受的实际损失。</w:t>
        </w:r>
      </w:ins>
      <w:del w:id="13" w:author="旺龙 刘" w:date="2025-11-10T23:03:00Z">
        <w:r w:rsidDel="00AB2F8F">
          <w:rPr>
            <w:rFonts w:hint="eastAsia"/>
          </w:rPr>
          <w:delText>验收不合格处理：[空]验收不合格的，甲方有权拒收并要求乙方在5日内无条件换货，因此产生的费用由乙方承担</w:delText>
        </w:r>
      </w:del>
    </w:p>
    <w:p w14:paraId="3F0C9CEA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第七条 质量保证与售后</w:t>
      </w:r>
    </w:p>
    <w:p w14:paraId="61EC9AD1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7.1质保期：自甲方验收合格之日起12个月</w:t>
      </w:r>
    </w:p>
    <w:p w14:paraId="4CFC2DA6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7.2质保责任：质保期内如产品存在质量问题，乙方应在收到通知后24小时内响应，48小时内完成免费更换并承担全部费用；如因质量问题导致甲方损失的，乙方应承担赔偿责任</w:t>
      </w:r>
    </w:p>
    <w:p w14:paraId="01701E76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第八条 包装要求</w:t>
      </w:r>
    </w:p>
    <w:p w14:paraId="454D5096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8.1 乙方应采用防锈捆扎包装，每捆重量不超过2吨，包装物应标明产品规格、数量、生产日期及乙方名称，包装费用由乙方承担。</w:t>
      </w:r>
    </w:p>
    <w:p w14:paraId="42195B6B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第九条 知识产权</w:t>
      </w:r>
    </w:p>
    <w:p w14:paraId="61D4DD67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9.1 乙方保证交付的货物不侵犯任何第三方知识产权，如因此产生侵权纠纷，由乙方承担全部责任并赔偿甲方损失。</w:t>
      </w:r>
    </w:p>
    <w:p w14:paraId="3E3EA7D6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第十条 保密义务</w:t>
      </w:r>
    </w:p>
    <w:p w14:paraId="04B99A68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10.1 双方应对本合同内容及履行过程中知悉的商业秘密（包括但不限于价格、技术参数、客户信息）承担保密义务，保密期限为合同终止后3年。</w:t>
      </w:r>
    </w:p>
    <w:p w14:paraId="5F653D34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第十一条 不可抗力</w:t>
      </w:r>
    </w:p>
    <w:p w14:paraId="66D5F32A" w14:textId="77777777" w:rsidR="00AB2F8F" w:rsidRDefault="00FE0291" w:rsidP="00FE0291">
      <w:pPr>
        <w:rPr>
          <w:ins w:id="14" w:author="旺龙 刘" w:date="2025-11-10T23:04:00Z"/>
        </w:rPr>
      </w:pPr>
      <w:del w:id="15" w:author="旺龙 刘" w:date="2025-11-10T23:04:00Z">
        <w:r w:rsidDel="00AB2F8F">
          <w:rPr>
            <w:rFonts w:hint="eastAsia"/>
          </w:rPr>
          <w:delText xml:space="preserve">11.1 </w:delText>
        </w:r>
      </w:del>
      <w:ins w:id="16" w:author="旺龙 刘" w:date="2025-11-10T23:04:00Z">
        <w:r w:rsidR="00AB2F8F" w:rsidRPr="00AB2F8F">
          <w:t xml:space="preserve">11.1 本合同所称不可抗力，是指本合同签署后发生的、在签署时不能预见、其发生及后果无法避免且无法克服的客观事件，包括但不限于地震、台风、洪水、火灾、战争、武装冲突、恐怖袭击、政府行为（如征收、禁令、进出口限制）、突发公共卫生事件（如疫情、流行病）、重大交通或物流中断、以及依据中国法律或国际商业惯例普遍认可为不可抗力的其他情形。 </w:t>
        </w:r>
      </w:ins>
    </w:p>
    <w:p w14:paraId="00572584" w14:textId="77777777" w:rsidR="00AB2F8F" w:rsidRDefault="00AB2F8F" w:rsidP="00FE0291">
      <w:pPr>
        <w:rPr>
          <w:ins w:id="17" w:author="旺龙 刘" w:date="2025-11-10T23:04:00Z"/>
        </w:rPr>
      </w:pPr>
      <w:ins w:id="18" w:author="旺龙 刘" w:date="2025-11-10T23:04:00Z">
        <w:r w:rsidRPr="00AB2F8F">
          <w:t xml:space="preserve">11.2 声称受不可抗力影响的一方应于不可抗力事件发生后7日内向另一方发出书面通知，说明不可抗力的性质、预计持续时间及其对合同履行的影响，并在通知发出后15日内提供由相关政府部门、行业协会或具有公信力的第三方机构出具的不可抗力证明文件。未能及时通知或提供证明的，不得就该期间主张免责。 </w:t>
        </w:r>
      </w:ins>
    </w:p>
    <w:p w14:paraId="04CF24D3" w14:textId="3D9460EC" w:rsidR="00AB2F8F" w:rsidRDefault="00AB2F8F" w:rsidP="00FE0291">
      <w:pPr>
        <w:rPr>
          <w:ins w:id="19" w:author="旺龙 刘" w:date="2025-11-10T23:04:00Z"/>
        </w:rPr>
      </w:pPr>
      <w:ins w:id="20" w:author="旺龙 刘" w:date="2025-11-10T23:04:00Z">
        <w:r w:rsidRPr="00AB2F8F">
          <w:t xml:space="preserve">11.3 若不可抗力导致一方部分或全部无法履行合同义务，该方可在不可抗力影响范围内中止履行，且不承担违约责任；但应尽合理努力减轻不可抗力造成的后果。 </w:t>
        </w:r>
      </w:ins>
    </w:p>
    <w:p w14:paraId="5C553CA3" w14:textId="77777777" w:rsidR="00AB2F8F" w:rsidRDefault="00AB2F8F" w:rsidP="00FE0291">
      <w:pPr>
        <w:rPr>
          <w:ins w:id="21" w:author="旺龙 刘" w:date="2025-11-10T23:04:00Z"/>
        </w:rPr>
      </w:pPr>
      <w:ins w:id="22" w:author="旺龙 刘" w:date="2025-11-10T23:04:00Z">
        <w:r w:rsidRPr="00AB2F8F">
          <w:t xml:space="preserve">11.4 若不可抗力持续超过30日，致使合同主要目的无法实现，任何一方均有权书面通知对方解除本合同，合同自通知送达之日起解除。合同解除后，双方应据实结算已履行部分的款项，互不承担违约责任，但因迟延通知或未采取减损措施扩大的损失除外。 </w:t>
        </w:r>
      </w:ins>
    </w:p>
    <w:p w14:paraId="49E9E149" w14:textId="7D3E5BD0" w:rsidR="00FE0291" w:rsidRDefault="00AB2F8F" w:rsidP="00FE0291">
      <w:pPr>
        <w:rPr>
          <w:rFonts w:hint="eastAsia"/>
        </w:rPr>
      </w:pPr>
      <w:ins w:id="23" w:author="旺龙 刘" w:date="2025-11-10T23:04:00Z">
        <w:r w:rsidRPr="00AB2F8F">
          <w:t>11.5 因不可抗力造成的损失，由各方自行承担，但双方应本着诚实信用和公平原则协商后续处理方案，并尽一切合理努力减少损失。</w:t>
        </w:r>
      </w:ins>
      <w:del w:id="24" w:author="旺龙 刘" w:date="2025-11-10T23:04:00Z">
        <w:r w:rsidR="00FE0291" w:rsidDel="00AB2F8F">
          <w:rPr>
            <w:rFonts w:hint="eastAsia"/>
          </w:rPr>
          <w:delText>发生不可抗力事件（如地震、战争等），受影响方应在7日内书面通知对方并提供证明文件，根据影响程度可中止或解除合同，互不承担责任。</w:delText>
        </w:r>
      </w:del>
    </w:p>
    <w:p w14:paraId="2C748EDA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第十二条 违约责任（高风险点：L0014）</w:t>
      </w:r>
    </w:p>
    <w:p w14:paraId="1C2AF8E5" w14:textId="77777777" w:rsidR="00AB2F8F" w:rsidRDefault="00FE0291" w:rsidP="00FE0291">
      <w:pPr>
        <w:rPr>
          <w:ins w:id="25" w:author="旺龙 刘" w:date="2025-11-10T23:04:00Z"/>
        </w:rPr>
      </w:pPr>
      <w:r>
        <w:rPr>
          <w:rFonts w:hint="eastAsia"/>
        </w:rPr>
        <w:t>12.1 乙方逾期交付货物的，每逾期一日应按合同总价的0.05%向甲方支付违约金（累计不超过合同总价的5%）；逾期超过15日的，甲方有权解除合同并要求乙方赔偿损失。12.2 甲方逾期付款的，每逾期一日应按未付金额的0.05%向乙方支付违约金（累计不超过未付金额的3%）。</w:t>
      </w:r>
    </w:p>
    <w:p w14:paraId="0E99192A" w14:textId="58256257" w:rsidR="00FE0291" w:rsidRDefault="00FE0291" w:rsidP="00FE0291">
      <w:pPr>
        <w:rPr>
          <w:ins w:id="26" w:author="旺龙 刘" w:date="2025-11-10T23:06:00Z"/>
        </w:rPr>
      </w:pPr>
      <w:r>
        <w:rPr>
          <w:rFonts w:hint="eastAsia"/>
        </w:rPr>
        <w:t xml:space="preserve">12.3 </w:t>
      </w:r>
      <w:ins w:id="27" w:author="旺龙 刘" w:date="2025-11-10T23:04:00Z">
        <w:r w:rsidR="00AB2F8F" w:rsidRPr="00AB2F8F">
          <w:t>产品质量不符合合同约定的，乙方应无条件退货并按合同总价的</w:t>
        </w:r>
      </w:ins>
      <w:ins w:id="28" w:author="旺龙 刘" w:date="2025-11-10T23:06:00Z">
        <w:r w:rsidR="00AB2F8F">
          <w:rPr>
            <w:rFonts w:hint="eastAsia"/>
          </w:rPr>
          <w:t>5</w:t>
        </w:r>
      </w:ins>
      <w:ins w:id="29" w:author="旺龙 刘" w:date="2025-11-10T23:04:00Z">
        <w:r w:rsidR="00AB2F8F" w:rsidRPr="00AB2F8F">
          <w:t>%支付违约金，同时赔偿甲方因此遭受的全部损失，包括但不限于直接损失、间接损失、停工损失、工期延误损失、对第三方的赔偿责任、预期利润损失以及合理的律师费、差旅费和鉴定费等。</w:t>
        </w:r>
      </w:ins>
      <w:del w:id="30" w:author="旺龙 刘" w:date="2025-11-10T23:04:00Z">
        <w:r w:rsidDel="00AB2F8F">
          <w:rPr>
            <w:rFonts w:hint="eastAsia"/>
          </w:rPr>
          <w:delText>产品质量不符合合同约定的，乙方应无条件退货并按合同总价的10%支付违约金，同时赔偿甲方实际损失。12.4 任何一方违反本合同其他约定的，应赔偿对方因此遭受的直接损失。</w:delText>
        </w:r>
      </w:del>
    </w:p>
    <w:p w14:paraId="3CF5DC87" w14:textId="6DE1D81A" w:rsidR="00AB2F8F" w:rsidRPr="00AB2F8F" w:rsidRDefault="00AB2F8F" w:rsidP="00FE0291">
      <w:pPr>
        <w:rPr>
          <w:rFonts w:hint="eastAsia"/>
        </w:rPr>
      </w:pPr>
      <w:ins w:id="31" w:author="旺龙 刘" w:date="2025-11-10T23:06:00Z">
        <w:r>
          <w:rPr>
            <w:rFonts w:hint="eastAsia"/>
          </w:rPr>
          <w:t xml:space="preserve">12.4 </w:t>
        </w:r>
        <w:r w:rsidRPr="00AB2F8F">
          <w:t>双方同意，因本合同引起的任何</w:t>
        </w:r>
        <w:proofErr w:type="gramStart"/>
        <w:r w:rsidRPr="00AB2F8F">
          <w:t>一</w:t>
        </w:r>
        <w:proofErr w:type="gramEnd"/>
        <w:r w:rsidRPr="00AB2F8F">
          <w:t>方向另一方的赔偿责任（包括但不限于违约金、赔偿金、损失补偿等），无论基于违约、侵权或其他法律依据，其累计总额不得超过本合同总</w:t>
        </w:r>
        <w:r w:rsidRPr="00AB2F8F">
          <w:lastRenderedPageBreak/>
          <w:t>价的30%（即人民币壹佰伍拾万元整），且不得超出守约方的实际直接损失。如约定违约金与赔偿金之和超过上述限额，以限额为准。</w:t>
        </w:r>
      </w:ins>
    </w:p>
    <w:p w14:paraId="22671D2D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第十三条 合同变更与解除</w:t>
      </w:r>
    </w:p>
    <w:p w14:paraId="31D48A09" w14:textId="77777777" w:rsidR="00AB2F8F" w:rsidRDefault="00FE0291" w:rsidP="00FE0291">
      <w:pPr>
        <w:rPr>
          <w:ins w:id="32" w:author="旺龙 刘" w:date="2025-11-10T23:04:00Z"/>
        </w:rPr>
      </w:pPr>
      <w:r>
        <w:rPr>
          <w:rFonts w:hint="eastAsia"/>
        </w:rPr>
        <w:t>13.1 双方协商一致，应签订书面协议变更或解除本合同。</w:t>
      </w:r>
    </w:p>
    <w:p w14:paraId="31D5B347" w14:textId="6E00DABE" w:rsidR="00AB2F8F" w:rsidRDefault="00FE0291" w:rsidP="00FE0291">
      <w:pPr>
        <w:rPr>
          <w:ins w:id="33" w:author="旺龙 刘" w:date="2025-11-10T23:04:00Z"/>
        </w:rPr>
      </w:pPr>
      <w:r>
        <w:rPr>
          <w:rFonts w:hint="eastAsia"/>
        </w:rPr>
        <w:t>13.2 发生下列情形之一的，守约方有权单方解除合同：（1）一方严重违约（包括但不限于逾期履行主要义务超过15日）导致合同目的无法实现；（2）一方进入破产、清算或解散程序；（3）因不可抗力致使合同主要义务无法履行超过30日。</w:t>
      </w:r>
    </w:p>
    <w:p w14:paraId="68D714AC" w14:textId="5A05F6B0" w:rsidR="00FE0291" w:rsidRDefault="00FE0291" w:rsidP="00FE0291">
      <w:pPr>
        <w:rPr>
          <w:rFonts w:hint="eastAsia"/>
        </w:rPr>
      </w:pPr>
      <w:r>
        <w:rPr>
          <w:rFonts w:hint="eastAsia"/>
        </w:rPr>
        <w:t xml:space="preserve">13.3 </w:t>
      </w:r>
      <w:ins w:id="34" w:author="旺龙 刘" w:date="2025-11-10T23:04:00Z">
        <w:r w:rsidR="00AB2F8F" w:rsidRPr="00AB2F8F">
          <w:t>合同解除后，违约方应赔偿守约方因此遭受的全部损失，包括直接损失和间接损失。</w:t>
        </w:r>
      </w:ins>
      <w:del w:id="35" w:author="旺龙 刘" w:date="2025-11-10T23:04:00Z">
        <w:r w:rsidDel="00AB2F8F">
          <w:rPr>
            <w:rFonts w:hint="eastAsia"/>
          </w:rPr>
          <w:delText>合同解除后，违约方应赔偿守约方直接经济损失。</w:delText>
        </w:r>
      </w:del>
    </w:p>
    <w:p w14:paraId="1E40F5B6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第十四条 争议解决</w:t>
      </w:r>
    </w:p>
    <w:p w14:paraId="3D1EF7D2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14.1 双方协商解决；协商不成的，任何一方均有权向合同签订地（具体地址以本合同第15.3条约定为准）人民法院提起诉讼。诉讼费用（包括案件受理费、律师费、保全费、鉴定费）由败诉方承担。</w:t>
      </w:r>
    </w:p>
    <w:p w14:paraId="68160FAC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第十五条 合同生效</w:t>
      </w:r>
    </w:p>
    <w:p w14:paraId="31643844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15.1 本合同自双方签字盖章之日起生效。</w:t>
      </w:r>
    </w:p>
    <w:p w14:paraId="6CCF4910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15.2签署日期：2025年11月5日</w:t>
      </w:r>
    </w:p>
    <w:p w14:paraId="6732EC23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15.3签署地点：[请填写详细地址，精确到市辖区，如：XX省XX市XX区XX路XX号]</w:t>
      </w:r>
    </w:p>
    <w:p w14:paraId="2799E856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15.4合同份数：本合同一式肆份，甲方执贰份，乙方执贰份，具有同等法律效力。合同附件为本合同组成部分，与本合同具有同等法律效力。</w:t>
      </w:r>
    </w:p>
    <w:p w14:paraId="5672FB1D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甲方（盖章）：[甲方公章] 绿地建设集团（公司全称须与公章一致）</w:t>
      </w:r>
    </w:p>
    <w:p w14:paraId="14187981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授权代表（签字）：（职务：[请填写]）</w:t>
      </w:r>
    </w:p>
    <w:p w14:paraId="09FA07E8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乙方（盖章）：[乙方公章] 宏图建材有限公司（公司全称须与公章一致）</w:t>
      </w:r>
    </w:p>
    <w:p w14:paraId="580E120B" w14:textId="77777777" w:rsidR="00FE0291" w:rsidRDefault="00FE0291" w:rsidP="00FE0291">
      <w:pPr>
        <w:rPr>
          <w:ins w:id="36" w:author="旺龙 刘" w:date="2025-11-10T23:05:00Z"/>
        </w:rPr>
      </w:pPr>
      <w:r>
        <w:rPr>
          <w:rFonts w:hint="eastAsia"/>
        </w:rPr>
        <w:t>授权代表（签字）：（职务：[请填写]）</w:t>
      </w:r>
    </w:p>
    <w:p w14:paraId="6FA65228" w14:textId="77777777" w:rsidR="00AB2F8F" w:rsidRDefault="00AB2F8F" w:rsidP="00FE0291">
      <w:pPr>
        <w:rPr>
          <w:ins w:id="37" w:author="旺龙 刘" w:date="2025-11-10T23:05:00Z"/>
        </w:rPr>
      </w:pPr>
    </w:p>
    <w:p w14:paraId="5DEC12B2" w14:textId="5E9FE5A2" w:rsidR="00AB2F8F" w:rsidRDefault="00AB2F8F" w:rsidP="00FE0291">
      <w:pPr>
        <w:rPr>
          <w:rFonts w:hint="eastAsia"/>
        </w:rPr>
      </w:pPr>
      <w:ins w:id="38" w:author="旺龙 刘" w:date="2025-11-10T23:05:00Z">
        <w:r w:rsidRPr="00AB2F8F">
          <w:t>本合同签订日期：____年____月____日。</w:t>
        </w:r>
      </w:ins>
    </w:p>
    <w:p w14:paraId="2ED703C4" w14:textId="77777777" w:rsidR="00FE0291" w:rsidRDefault="00FE0291" w:rsidP="00FE0291">
      <w:pPr>
        <w:rPr>
          <w:rFonts w:hint="eastAsia"/>
        </w:rPr>
      </w:pPr>
    </w:p>
    <w:p w14:paraId="09B852E5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附件清单：</w:t>
      </w:r>
    </w:p>
    <w:p w14:paraId="7F50C2C0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附件一：《采购清单》（含产品规格、数量、单价、技术参数）</w:t>
      </w:r>
    </w:p>
    <w:p w14:paraId="584C3C5B" w14:textId="77777777" w:rsidR="00FE0291" w:rsidRDefault="00FE0291" w:rsidP="00FE0291">
      <w:pPr>
        <w:rPr>
          <w:rFonts w:hint="eastAsia"/>
        </w:rPr>
      </w:pPr>
      <w:r>
        <w:rPr>
          <w:rFonts w:hint="eastAsia"/>
        </w:rPr>
        <w:t>附件二：《交付计划表》（含批次、交付时间、数量、联系人）</w:t>
      </w:r>
    </w:p>
    <w:p w14:paraId="6F4EE4ED" w14:textId="7FB44B97" w:rsidR="00D1019B" w:rsidRDefault="00FE0291" w:rsidP="00FE0291">
      <w:pPr>
        <w:rPr>
          <w:rFonts w:hint="eastAsia"/>
        </w:rPr>
      </w:pPr>
      <w:r>
        <w:rPr>
          <w:rFonts w:hint="eastAsia"/>
        </w:rPr>
        <w:t>附件三：乙方资质文件（营业执照、生产许可证、质量管理体系认证证书复印件加盖公章）</w:t>
      </w:r>
    </w:p>
    <w:sectPr w:rsidR="00D10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旺龙 刘">
    <w15:presenceInfo w15:providerId="Windows Live" w15:userId="91ee1a8b6c89457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91"/>
    <w:rsid w:val="002A582C"/>
    <w:rsid w:val="00315A36"/>
    <w:rsid w:val="003C70C4"/>
    <w:rsid w:val="00434C90"/>
    <w:rsid w:val="0066402B"/>
    <w:rsid w:val="00AB2F8F"/>
    <w:rsid w:val="00D1019B"/>
    <w:rsid w:val="00D579BF"/>
    <w:rsid w:val="00FD4857"/>
    <w:rsid w:val="00FE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CAF1"/>
  <w15:chartTrackingRefBased/>
  <w15:docId w15:val="{39059625-2420-41BC-BE28-811566FA1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02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2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2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2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2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2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2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2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02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0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0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02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02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02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02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02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02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02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0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2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02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2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02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2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2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02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291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AB2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旺龙 刘</dc:creator>
  <cp:keywords/>
  <dc:description/>
  <cp:lastModifiedBy>旺龙 刘</cp:lastModifiedBy>
  <cp:revision>3</cp:revision>
  <dcterms:created xsi:type="dcterms:W3CDTF">2025-11-10T14:57:00Z</dcterms:created>
  <dcterms:modified xsi:type="dcterms:W3CDTF">2025-11-10T15:07:00Z</dcterms:modified>
</cp:coreProperties>
</file>