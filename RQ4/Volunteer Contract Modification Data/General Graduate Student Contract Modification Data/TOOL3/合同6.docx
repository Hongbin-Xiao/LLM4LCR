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724F1" w14:textId="41F0D702" w:rsidR="004F3A47" w:rsidRPr="00310A00" w:rsidRDefault="004F3A47" w:rsidP="004F3A47">
      <w:pPr>
        <w:rPr>
          <w:rFonts w:hint="eastAsia"/>
          <w:color w:val="FF0000"/>
          <w:rPrChange w:id="0" w:author="旺龙 刘" w:date="2025-11-10T22:25:00Z">
            <w:rPr>
              <w:rFonts w:hint="eastAsia"/>
            </w:rPr>
          </w:rPrChange>
        </w:rPr>
      </w:pPr>
      <w:r>
        <w:rPr>
          <w:rFonts w:hint="eastAsia"/>
        </w:rPr>
        <w:t>电脑买卖合同</w:t>
      </w:r>
      <w:ins w:id="1" w:author="旺龙 刘" w:date="2025-11-10T22:25:00Z">
        <w:r w:rsidR="00310A00" w:rsidRPr="00310A00">
          <w:rPr>
            <w:rFonts w:hint="eastAsia"/>
            <w:color w:val="FF0000"/>
            <w:rPrChange w:id="2" w:author="旺龙 刘" w:date="2025-11-10T22:25:00Z">
              <w:rPr>
                <w:rFonts w:hint="eastAsia"/>
              </w:rPr>
            </w:rPrChange>
          </w:rPr>
          <w:t>（修改时间：5分19秒）</w:t>
        </w:r>
      </w:ins>
    </w:p>
    <w:p w14:paraId="5F5135A6" w14:textId="77777777" w:rsidR="004F3A47" w:rsidRDefault="004F3A47" w:rsidP="004F3A47">
      <w:pPr>
        <w:rPr>
          <w:rFonts w:hint="eastAsia"/>
        </w:rPr>
      </w:pPr>
      <w:r>
        <w:rPr>
          <w:rFonts w:hint="eastAsia"/>
        </w:rPr>
        <w:t>甲方（采购方）：北京科技发展有限公司</w:t>
      </w:r>
    </w:p>
    <w:p w14:paraId="49840423" w14:textId="77777777" w:rsidR="004F3A47" w:rsidRDefault="004F3A47" w:rsidP="004F3A47">
      <w:pPr>
        <w:rPr>
          <w:rFonts w:hint="eastAsia"/>
        </w:rPr>
      </w:pPr>
      <w:r>
        <w:rPr>
          <w:rFonts w:hint="eastAsia"/>
        </w:rPr>
        <w:t>统一社会信用代码：91110108XXXXXXXXXX</w:t>
      </w:r>
    </w:p>
    <w:p w14:paraId="689F7C98" w14:textId="77777777" w:rsidR="004F3A47" w:rsidRDefault="004F3A47" w:rsidP="004F3A47">
      <w:pPr>
        <w:rPr>
          <w:rFonts w:hint="eastAsia"/>
        </w:rPr>
      </w:pPr>
      <w:r>
        <w:rPr>
          <w:rFonts w:hint="eastAsia"/>
        </w:rPr>
        <w:t>地址：北京市海淀区XX路XX号</w:t>
      </w:r>
    </w:p>
    <w:p w14:paraId="497BB0CE" w14:textId="77777777" w:rsidR="004F3A47" w:rsidRDefault="004F3A47" w:rsidP="004F3A47">
      <w:pPr>
        <w:rPr>
          <w:rFonts w:hint="eastAsia"/>
        </w:rPr>
      </w:pPr>
      <w:r>
        <w:rPr>
          <w:rFonts w:hint="eastAsia"/>
        </w:rPr>
        <w:t>联系人：张三 联系电话：010-XXXXXXXX</w:t>
      </w:r>
    </w:p>
    <w:p w14:paraId="293AA3A8" w14:textId="77777777" w:rsidR="004F3A47" w:rsidRDefault="004F3A47" w:rsidP="004F3A47">
      <w:pPr>
        <w:rPr>
          <w:rFonts w:hint="eastAsia"/>
        </w:rPr>
      </w:pPr>
      <w:r>
        <w:rPr>
          <w:rFonts w:hint="eastAsia"/>
        </w:rPr>
        <w:t>乙方（销售方）：联想（北京）有限公司</w:t>
      </w:r>
    </w:p>
    <w:p w14:paraId="49A52F2F" w14:textId="77777777" w:rsidR="004F3A47" w:rsidRDefault="004F3A47" w:rsidP="004F3A47">
      <w:pPr>
        <w:rPr>
          <w:rFonts w:hint="eastAsia"/>
        </w:rPr>
      </w:pPr>
      <w:r>
        <w:rPr>
          <w:rFonts w:hint="eastAsia"/>
        </w:rPr>
        <w:t>统一社会信用代码：91110105XXXXXXXXXX</w:t>
      </w:r>
    </w:p>
    <w:p w14:paraId="610FFF08" w14:textId="77777777" w:rsidR="004F3A47" w:rsidRDefault="004F3A47" w:rsidP="004F3A47">
      <w:pPr>
        <w:rPr>
          <w:rFonts w:hint="eastAsia"/>
        </w:rPr>
      </w:pPr>
      <w:r>
        <w:rPr>
          <w:rFonts w:hint="eastAsia"/>
        </w:rPr>
        <w:t>地址：北京市朝阳区XX大街XX号</w:t>
      </w:r>
    </w:p>
    <w:p w14:paraId="3DB7B165" w14:textId="77777777" w:rsidR="004F3A47" w:rsidRDefault="004F3A47" w:rsidP="004F3A47">
      <w:pPr>
        <w:rPr>
          <w:rFonts w:hint="eastAsia"/>
        </w:rPr>
      </w:pPr>
      <w:r>
        <w:rPr>
          <w:rFonts w:hint="eastAsia"/>
        </w:rPr>
        <w:t>联系人：李四 联系电话：010-YYYYYYYY</w:t>
      </w:r>
    </w:p>
    <w:p w14:paraId="4B1D4137" w14:textId="77777777" w:rsidR="004F3A47" w:rsidRDefault="004F3A47" w:rsidP="004F3A47">
      <w:pPr>
        <w:rPr>
          <w:rFonts w:hint="eastAsia"/>
        </w:rPr>
      </w:pPr>
      <w:r>
        <w:rPr>
          <w:rFonts w:hint="eastAsia"/>
        </w:rPr>
        <w:t>甲乙双方本着平等互利、诚实信用的原则，根据《中华人民共和国民法典》及相关法律法规，就甲方向乙方采购电脑事宜达成如下协议，以</w:t>
      </w:r>
      <w:proofErr w:type="gramStart"/>
      <w:r>
        <w:rPr>
          <w:rFonts w:hint="eastAsia"/>
        </w:rPr>
        <w:t>兹共同</w:t>
      </w:r>
      <w:proofErr w:type="gramEnd"/>
      <w:r>
        <w:rPr>
          <w:rFonts w:hint="eastAsia"/>
        </w:rPr>
        <w:t>遵守。</w:t>
      </w:r>
    </w:p>
    <w:p w14:paraId="3C5BA66F" w14:textId="77777777" w:rsidR="004F3A47" w:rsidRDefault="004F3A47" w:rsidP="004F3A47">
      <w:pPr>
        <w:rPr>
          <w:rFonts w:hint="eastAsia"/>
        </w:rPr>
      </w:pPr>
      <w:r>
        <w:rPr>
          <w:rFonts w:hint="eastAsia"/>
        </w:rPr>
        <w:t>1.</w:t>
      </w:r>
      <w:r>
        <w:rPr>
          <w:rFonts w:hint="eastAsia"/>
        </w:rPr>
        <w:tab/>
        <w:t>合同标的</w:t>
      </w:r>
    </w:p>
    <w:p w14:paraId="230CC6CB" w14:textId="77777777" w:rsidR="004F3A47" w:rsidRDefault="004F3A47" w:rsidP="004F3A47">
      <w:pPr>
        <w:rPr>
          <w:rFonts w:hint="eastAsia"/>
        </w:rPr>
      </w:pPr>
      <w:r>
        <w:rPr>
          <w:rFonts w:hint="eastAsia"/>
        </w:rPr>
        <w:t>乙方为甲方提供联想ThinkPad X1 Carbon Gen 10笔记本电脑100台，具体配置如下：</w:t>
      </w:r>
    </w:p>
    <w:p w14:paraId="3C3324C0" w14:textId="77777777" w:rsidR="004F3A47" w:rsidRDefault="004F3A47" w:rsidP="004F3A47">
      <w:pPr>
        <w:rPr>
          <w:rFonts w:hint="eastAsia"/>
        </w:rPr>
      </w:pPr>
      <w:r>
        <w:rPr>
          <w:rFonts w:hint="eastAsia"/>
        </w:rPr>
        <w:t>o</w:t>
      </w:r>
      <w:r>
        <w:rPr>
          <w:rFonts w:hint="eastAsia"/>
        </w:rPr>
        <w:tab/>
        <w:t>处理器：Intel Core i7-1260P（12核16线程）</w:t>
      </w:r>
    </w:p>
    <w:p w14:paraId="1115ACC6" w14:textId="77777777" w:rsidR="004F3A47" w:rsidRDefault="004F3A47" w:rsidP="004F3A47">
      <w:pPr>
        <w:rPr>
          <w:rFonts w:hint="eastAsia"/>
        </w:rPr>
      </w:pPr>
      <w:r>
        <w:rPr>
          <w:rFonts w:hint="eastAsia"/>
        </w:rPr>
        <w:t>o</w:t>
      </w:r>
      <w:r>
        <w:rPr>
          <w:rFonts w:hint="eastAsia"/>
        </w:rPr>
        <w:tab/>
        <w:t>内存：16GB LPDDR5-5200</w:t>
      </w:r>
    </w:p>
    <w:p w14:paraId="0791E54D" w14:textId="77777777" w:rsidR="004F3A47" w:rsidRDefault="004F3A47" w:rsidP="004F3A47">
      <w:pPr>
        <w:rPr>
          <w:rFonts w:hint="eastAsia"/>
        </w:rPr>
      </w:pPr>
      <w:r>
        <w:rPr>
          <w:rFonts w:hint="eastAsia"/>
        </w:rPr>
        <w:t>o</w:t>
      </w:r>
      <w:r>
        <w:rPr>
          <w:rFonts w:hint="eastAsia"/>
        </w:rPr>
        <w:tab/>
        <w:t xml:space="preserve">硬盘：1TB PCIe 4.0 </w:t>
      </w:r>
      <w:proofErr w:type="spellStart"/>
      <w:r>
        <w:rPr>
          <w:rFonts w:hint="eastAsia"/>
        </w:rPr>
        <w:t>NVMe</w:t>
      </w:r>
      <w:proofErr w:type="spellEnd"/>
      <w:r>
        <w:rPr>
          <w:rFonts w:hint="eastAsia"/>
        </w:rPr>
        <w:t xml:space="preserve"> SSD</w:t>
      </w:r>
    </w:p>
    <w:p w14:paraId="03166563" w14:textId="77777777" w:rsidR="004F3A47" w:rsidRDefault="004F3A47" w:rsidP="004F3A47">
      <w:pPr>
        <w:rPr>
          <w:rFonts w:hint="eastAsia"/>
        </w:rPr>
      </w:pPr>
      <w:r>
        <w:rPr>
          <w:rFonts w:hint="eastAsia"/>
        </w:rPr>
        <w:t>o</w:t>
      </w:r>
      <w:r>
        <w:rPr>
          <w:rFonts w:hint="eastAsia"/>
        </w:rPr>
        <w:tab/>
        <w:t>显示屏：14英寸WQXGA（2560×1600）IPS，500nit，100% sRGB</w:t>
      </w:r>
    </w:p>
    <w:p w14:paraId="0D3C331A" w14:textId="77777777" w:rsidR="004F3A47" w:rsidRDefault="004F3A47" w:rsidP="004F3A47">
      <w:pPr>
        <w:rPr>
          <w:rFonts w:hint="eastAsia"/>
        </w:rPr>
      </w:pPr>
      <w:r>
        <w:rPr>
          <w:rFonts w:hint="eastAsia"/>
        </w:rPr>
        <w:t>o</w:t>
      </w:r>
      <w:r>
        <w:rPr>
          <w:rFonts w:hint="eastAsia"/>
        </w:rPr>
        <w:tab/>
        <w:t>操作系统：Windows 11 专业版</w:t>
      </w:r>
    </w:p>
    <w:p w14:paraId="59811F66" w14:textId="77777777" w:rsidR="004F3A47" w:rsidRDefault="004F3A47" w:rsidP="004F3A47">
      <w:pPr>
        <w:rPr>
          <w:rFonts w:hint="eastAsia"/>
        </w:rPr>
      </w:pPr>
      <w:r>
        <w:rPr>
          <w:rFonts w:hint="eastAsia"/>
        </w:rPr>
        <w:t>o</w:t>
      </w:r>
      <w:r>
        <w:rPr>
          <w:rFonts w:hint="eastAsia"/>
        </w:rPr>
        <w:tab/>
        <w:t>服务：3年上门保修+意外保护服务</w:t>
      </w:r>
    </w:p>
    <w:p w14:paraId="499E6A4E" w14:textId="77777777" w:rsidR="004F3A47" w:rsidRDefault="004F3A47" w:rsidP="004F3A47">
      <w:pPr>
        <w:rPr>
          <w:rFonts w:hint="eastAsia"/>
        </w:rPr>
      </w:pPr>
      <w:r>
        <w:rPr>
          <w:rFonts w:hint="eastAsia"/>
        </w:rPr>
        <w:t>2.</w:t>
      </w:r>
      <w:r>
        <w:rPr>
          <w:rFonts w:hint="eastAsia"/>
        </w:rPr>
        <w:tab/>
        <w:t>数量与价格</w:t>
      </w:r>
    </w:p>
    <w:p w14:paraId="5D611038" w14:textId="77777777" w:rsidR="004F3A47" w:rsidRDefault="004F3A47" w:rsidP="004F3A47">
      <w:pPr>
        <w:rPr>
          <w:rFonts w:hint="eastAsia"/>
        </w:rPr>
      </w:pPr>
      <w:r>
        <w:rPr>
          <w:rFonts w:hint="eastAsia"/>
        </w:rPr>
        <w:t>合同总数量：100台，单价：12,999元/台，总金额：1,299,900元（大写：人民币壹佰贰拾玖万玖仟玖佰元整）。此价格含增值税专用发票（税率13%）、运费及安装调试费。</w:t>
      </w:r>
    </w:p>
    <w:p w14:paraId="6FB82509" w14:textId="77777777" w:rsidR="004F3A47" w:rsidRDefault="004F3A47" w:rsidP="004F3A47">
      <w:pPr>
        <w:rPr>
          <w:rFonts w:hint="eastAsia"/>
        </w:rPr>
      </w:pPr>
      <w:r>
        <w:rPr>
          <w:rFonts w:hint="eastAsia"/>
        </w:rPr>
        <w:t>3.</w:t>
      </w:r>
      <w:r>
        <w:rPr>
          <w:rFonts w:hint="eastAsia"/>
        </w:rPr>
        <w:tab/>
        <w:t>质量标准</w:t>
      </w:r>
    </w:p>
    <w:p w14:paraId="0671AB4E" w14:textId="77777777" w:rsidR="004F3A47" w:rsidRDefault="004F3A47" w:rsidP="004F3A47">
      <w:pPr>
        <w:rPr>
          <w:rFonts w:hint="eastAsia"/>
        </w:rPr>
      </w:pPr>
      <w:r>
        <w:rPr>
          <w:rFonts w:hint="eastAsia"/>
        </w:rPr>
        <w:t>货物须符合国家质量标准（GB/T 9813.2-2016）及制造商出厂标准，提供原厂合格证、保修卡等资料。</w:t>
      </w:r>
    </w:p>
    <w:p w14:paraId="51C58B81" w14:textId="77777777" w:rsidR="004F3A47" w:rsidRDefault="004F3A47" w:rsidP="004F3A47">
      <w:pPr>
        <w:rPr>
          <w:rFonts w:hint="eastAsia"/>
        </w:rPr>
      </w:pPr>
      <w:r>
        <w:rPr>
          <w:rFonts w:hint="eastAsia"/>
        </w:rPr>
        <w:t>4.</w:t>
      </w:r>
      <w:r>
        <w:rPr>
          <w:rFonts w:hint="eastAsia"/>
        </w:rPr>
        <w:tab/>
        <w:t>交付时间与地点</w:t>
      </w:r>
    </w:p>
    <w:p w14:paraId="2285A83C" w14:textId="77777777" w:rsidR="004F3A47" w:rsidRDefault="004F3A47" w:rsidP="004F3A47">
      <w:pPr>
        <w:rPr>
          <w:rFonts w:hint="eastAsia"/>
        </w:rPr>
      </w:pPr>
      <w:r>
        <w:rPr>
          <w:rFonts w:hint="eastAsia"/>
        </w:rPr>
        <w:t>乙方应于2025年12月15日前将全部货物运至甲方指定地点：北京市海淀区XX路XX</w:t>
      </w:r>
      <w:proofErr w:type="gramStart"/>
      <w:r>
        <w:rPr>
          <w:rFonts w:hint="eastAsia"/>
        </w:rPr>
        <w:t>号科技</w:t>
      </w:r>
      <w:proofErr w:type="gramEnd"/>
      <w:r>
        <w:rPr>
          <w:rFonts w:hint="eastAsia"/>
        </w:rPr>
        <w:t>大厦5层。</w:t>
      </w:r>
    </w:p>
    <w:p w14:paraId="7C93CD80" w14:textId="77777777" w:rsidR="004F3A47" w:rsidRDefault="004F3A47" w:rsidP="004F3A47">
      <w:pPr>
        <w:rPr>
          <w:rFonts w:hint="eastAsia"/>
        </w:rPr>
      </w:pPr>
      <w:r>
        <w:rPr>
          <w:rFonts w:hint="eastAsia"/>
        </w:rPr>
        <w:t>5.</w:t>
      </w:r>
      <w:r>
        <w:rPr>
          <w:rFonts w:hint="eastAsia"/>
        </w:rPr>
        <w:tab/>
        <w:t>运输方式与费用</w:t>
      </w:r>
    </w:p>
    <w:p w14:paraId="4D3FA12F" w14:textId="77777777" w:rsidR="004F3A47" w:rsidRDefault="004F3A47" w:rsidP="004F3A47">
      <w:pPr>
        <w:rPr>
          <w:rFonts w:hint="eastAsia"/>
        </w:rPr>
      </w:pPr>
      <w:r>
        <w:rPr>
          <w:rFonts w:hint="eastAsia"/>
        </w:rPr>
        <w:t>乙方负责通过顺丰物流（保价运输）配送，运输费用由乙方承担。货物毁损、灭失风险在甲方签收前由乙方承担。</w:t>
      </w:r>
    </w:p>
    <w:p w14:paraId="1D176151" w14:textId="77777777" w:rsidR="004F3A47" w:rsidRDefault="004F3A47" w:rsidP="004F3A47">
      <w:pPr>
        <w:rPr>
          <w:rFonts w:hint="eastAsia"/>
        </w:rPr>
      </w:pPr>
      <w:r>
        <w:rPr>
          <w:rFonts w:hint="eastAsia"/>
        </w:rPr>
        <w:t>6.</w:t>
      </w:r>
      <w:r>
        <w:rPr>
          <w:rFonts w:hint="eastAsia"/>
        </w:rPr>
        <w:tab/>
        <w:t>包装要求</w:t>
      </w:r>
    </w:p>
    <w:p w14:paraId="24FD20B7" w14:textId="77777777" w:rsidR="004F3A47" w:rsidRDefault="004F3A47" w:rsidP="004F3A47">
      <w:pPr>
        <w:rPr>
          <w:rFonts w:hint="eastAsia"/>
        </w:rPr>
      </w:pPr>
      <w:r>
        <w:rPr>
          <w:rFonts w:hint="eastAsia"/>
        </w:rPr>
        <w:t>采用原厂包装，内附防震泡沫及防静电袋，外包装标注"小心轻放""向上"等标识。每台电脑单独包装，10台为一组打托盘。</w:t>
      </w:r>
    </w:p>
    <w:p w14:paraId="1DDCE07A" w14:textId="77777777" w:rsidR="004F3A47" w:rsidRDefault="004F3A47" w:rsidP="004F3A47">
      <w:pPr>
        <w:rPr>
          <w:rFonts w:hint="eastAsia"/>
        </w:rPr>
      </w:pPr>
      <w:r>
        <w:rPr>
          <w:rFonts w:hint="eastAsia"/>
        </w:rPr>
        <w:t>7.</w:t>
      </w:r>
      <w:r>
        <w:rPr>
          <w:rFonts w:hint="eastAsia"/>
        </w:rPr>
        <w:tab/>
        <w:t>验收标准与期限</w:t>
      </w:r>
    </w:p>
    <w:p w14:paraId="3D9C738C" w14:textId="1B6DBBE9" w:rsidR="004F3A47" w:rsidDel="004745A6" w:rsidRDefault="004745A6" w:rsidP="004F3A47">
      <w:pPr>
        <w:rPr>
          <w:del w:id="3" w:author="旺龙 刘" w:date="2025-11-10T22:19:00Z"/>
        </w:rPr>
      </w:pPr>
      <w:ins w:id="4" w:author="旺龙 刘" w:date="2025-11-10T22:19:00Z">
        <w:r w:rsidRPr="004745A6">
          <w:t>“甲方在收到货物后3个工作日内进行初步验收，包括（1）数量核对；（2）外观检查；（3）开机测试（启动时间≤30秒，无坏点）。如验收不合格，甲方有权拒收货物，并应向乙方出具书面验收不合格意见。乙方应在收到该书面意见后5日内对不合格货物进行更换或修复，并重新向甲方申请验收。甲方应在收到重新交付的货物后3个工作日内组织第二次验收。若第二次验收仍未通过，甲方有权解除本合同，乙方应退还甲方已支付的全部款项，并按本合同第10条承担违约责任。验收期内甲方未提出书面异议的，视为验收合格。</w:t>
        </w:r>
      </w:ins>
      <w:del w:id="5" w:author="旺龙 刘" w:date="2025-11-10T22:19:00Z">
        <w:r w:rsidR="004F3A47" w:rsidDel="004745A6">
          <w:rPr>
            <w:rFonts w:hint="eastAsia"/>
          </w:rPr>
          <w:delText>甲方在收到货物后3个工作日内进行验收：（1）数量核对；（2）外观检查；（3）开机测试（启动时间≤30秒，无坏点）。验收不合格的，乙方应5日内更换合格产品。</w:delText>
        </w:r>
      </w:del>
    </w:p>
    <w:p w14:paraId="7FE6AD15" w14:textId="77777777" w:rsidR="004745A6" w:rsidRDefault="004745A6" w:rsidP="004F3A47">
      <w:pPr>
        <w:rPr>
          <w:ins w:id="6" w:author="旺龙 刘" w:date="2025-11-10T22:19:00Z"/>
          <w:rFonts w:hint="eastAsia"/>
        </w:rPr>
      </w:pPr>
    </w:p>
    <w:p w14:paraId="3609A9C9" w14:textId="77777777" w:rsidR="004F3A47" w:rsidRDefault="004F3A47" w:rsidP="004F3A47">
      <w:pPr>
        <w:rPr>
          <w:rFonts w:hint="eastAsia"/>
        </w:rPr>
      </w:pPr>
      <w:r>
        <w:rPr>
          <w:rFonts w:hint="eastAsia"/>
        </w:rPr>
        <w:t>8.</w:t>
      </w:r>
      <w:r>
        <w:rPr>
          <w:rFonts w:hint="eastAsia"/>
        </w:rPr>
        <w:tab/>
        <w:t>付款方式</w:t>
      </w:r>
    </w:p>
    <w:p w14:paraId="2BC35B63" w14:textId="3781B8A7" w:rsidR="004F3A47" w:rsidRDefault="004F3A47" w:rsidP="004F3A47">
      <w:pPr>
        <w:rPr>
          <w:rFonts w:hint="eastAsia"/>
        </w:rPr>
      </w:pPr>
      <w:r>
        <w:rPr>
          <w:rFonts w:hint="eastAsia"/>
        </w:rPr>
        <w:t>1. 合同签订后7日内支付30%预付款：389,970元</w:t>
      </w:r>
      <w:ins w:id="7" w:author="旺龙 刘" w:date="2025-11-10T22:21:00Z">
        <w:r w:rsidR="004745A6">
          <w:rPr>
            <w:rFonts w:hint="eastAsia"/>
          </w:rPr>
          <w:t>（大写：</w:t>
        </w:r>
        <w:r w:rsidR="004745A6" w:rsidRPr="004745A6">
          <w:t>叁拾捌万玖仟玖佰柒拾元整</w:t>
        </w:r>
        <w:r w:rsidR="004745A6">
          <w:rPr>
            <w:rFonts w:hint="eastAsia"/>
          </w:rPr>
          <w:t>）</w:t>
        </w:r>
      </w:ins>
      <w:r>
        <w:rPr>
          <w:rFonts w:hint="eastAsia"/>
        </w:rPr>
        <w:t>；</w:t>
      </w:r>
    </w:p>
    <w:p w14:paraId="0095B6DE" w14:textId="504C94E7" w:rsidR="004F3A47" w:rsidRDefault="004F3A47" w:rsidP="004F3A47">
      <w:pPr>
        <w:rPr>
          <w:rFonts w:hint="eastAsia"/>
        </w:rPr>
      </w:pPr>
      <w:r>
        <w:rPr>
          <w:rFonts w:hint="eastAsia"/>
        </w:rPr>
        <w:t>2. 货物验收合格后15日内支付65%货款：844,935元</w:t>
      </w:r>
      <w:ins w:id="8" w:author="旺龙 刘" w:date="2025-11-10T22:22:00Z">
        <w:r w:rsidR="004745A6">
          <w:rPr>
            <w:rFonts w:hint="eastAsia"/>
          </w:rPr>
          <w:t>（大写：</w:t>
        </w:r>
        <w:proofErr w:type="gramStart"/>
        <w:r w:rsidR="004745A6" w:rsidRPr="004745A6">
          <w:t>捌拾肆万肆仟玖佰叁拾伍</w:t>
        </w:r>
        <w:proofErr w:type="gramEnd"/>
        <w:r w:rsidR="004745A6" w:rsidRPr="004745A6">
          <w:t>元</w:t>
        </w:r>
        <w:r w:rsidR="004745A6" w:rsidRPr="004745A6">
          <w:lastRenderedPageBreak/>
          <w:t>整</w:t>
        </w:r>
        <w:r w:rsidR="004745A6">
          <w:rPr>
            <w:rFonts w:hint="eastAsia"/>
          </w:rPr>
          <w:t>）</w:t>
        </w:r>
      </w:ins>
      <w:r>
        <w:rPr>
          <w:rFonts w:hint="eastAsia"/>
        </w:rPr>
        <w:t>；</w:t>
      </w:r>
    </w:p>
    <w:p w14:paraId="0A950438" w14:textId="05D03261" w:rsidR="004F3A47" w:rsidRDefault="004F3A47" w:rsidP="004F3A47">
      <w:pPr>
        <w:rPr>
          <w:rFonts w:hint="eastAsia"/>
        </w:rPr>
      </w:pPr>
      <w:r>
        <w:rPr>
          <w:rFonts w:hint="eastAsia"/>
        </w:rPr>
        <w:t>3. 剩余5%质保金：64,995元</w:t>
      </w:r>
      <w:ins w:id="9" w:author="旺龙 刘" w:date="2025-11-10T22:22:00Z">
        <w:r w:rsidR="004745A6">
          <w:rPr>
            <w:rFonts w:hint="eastAsia"/>
          </w:rPr>
          <w:t>（大写：</w:t>
        </w:r>
        <w:proofErr w:type="gramStart"/>
        <w:r w:rsidR="004745A6" w:rsidRPr="004745A6">
          <w:t>陆万肆仟玖佰玖拾伍</w:t>
        </w:r>
        <w:proofErr w:type="gramEnd"/>
        <w:r w:rsidR="004745A6" w:rsidRPr="004745A6">
          <w:t>元整</w:t>
        </w:r>
        <w:r w:rsidR="004745A6">
          <w:rPr>
            <w:rFonts w:hint="eastAsia"/>
          </w:rPr>
          <w:t>）</w:t>
        </w:r>
      </w:ins>
      <w:r>
        <w:rPr>
          <w:rFonts w:hint="eastAsia"/>
        </w:rPr>
        <w:t>，于验收合格后12个月内无质量问题一次性付清。</w:t>
      </w:r>
    </w:p>
    <w:p w14:paraId="11CF9A36" w14:textId="77777777" w:rsidR="004F3A47" w:rsidRDefault="004F3A47" w:rsidP="004F3A47">
      <w:pPr>
        <w:rPr>
          <w:rFonts w:hint="eastAsia"/>
        </w:rPr>
      </w:pPr>
      <w:r>
        <w:rPr>
          <w:rFonts w:hint="eastAsia"/>
        </w:rPr>
        <w:t>9.</w:t>
      </w:r>
      <w:r>
        <w:rPr>
          <w:rFonts w:hint="eastAsia"/>
        </w:rPr>
        <w:tab/>
        <w:t>售后服务</w:t>
      </w:r>
    </w:p>
    <w:p w14:paraId="645BBBA1" w14:textId="77777777" w:rsidR="004F3A47" w:rsidRDefault="004F3A47" w:rsidP="004F3A47">
      <w:pPr>
        <w:rPr>
          <w:rFonts w:hint="eastAsia"/>
        </w:rPr>
      </w:pPr>
      <w:r>
        <w:rPr>
          <w:rFonts w:hint="eastAsia"/>
        </w:rPr>
        <w:t>乙方提供3年原厂上门保修服务，响应时间≤4小时，维修周期≤2个工作日。保修期内硬件故障免费更换，软件问题提供远程支持。</w:t>
      </w:r>
    </w:p>
    <w:p w14:paraId="2E3A05EA" w14:textId="77777777" w:rsidR="004F3A47" w:rsidRDefault="004F3A47" w:rsidP="004F3A47">
      <w:pPr>
        <w:rPr>
          <w:rFonts w:hint="eastAsia"/>
        </w:rPr>
      </w:pPr>
      <w:r>
        <w:rPr>
          <w:rFonts w:hint="eastAsia"/>
        </w:rPr>
        <w:t>10.</w:t>
      </w:r>
      <w:r>
        <w:rPr>
          <w:rFonts w:hint="eastAsia"/>
        </w:rPr>
        <w:tab/>
        <w:t>违约责任</w:t>
      </w:r>
    </w:p>
    <w:p w14:paraId="0301ABE4" w14:textId="77777777" w:rsidR="004F3A47" w:rsidRDefault="004F3A47" w:rsidP="004F3A47">
      <w:pPr>
        <w:rPr>
          <w:rFonts w:hint="eastAsia"/>
        </w:rPr>
      </w:pPr>
      <w:r>
        <w:rPr>
          <w:rFonts w:hint="eastAsia"/>
        </w:rPr>
        <w:t>1. 乙方逾期交付的，每逾期1日按合同总金额0.05%支付违约金，逾期超15日甲方有权解除合同；</w:t>
      </w:r>
    </w:p>
    <w:p w14:paraId="722C010C" w14:textId="77777777" w:rsidR="004F3A47" w:rsidRDefault="004F3A47" w:rsidP="004F3A47">
      <w:pPr>
        <w:rPr>
          <w:rFonts w:hint="eastAsia"/>
        </w:rPr>
      </w:pPr>
      <w:r>
        <w:rPr>
          <w:rFonts w:hint="eastAsia"/>
        </w:rPr>
        <w:t>2. 甲方逾期付款的，每逾期1日按未付金额0.05%支付违约金；</w:t>
      </w:r>
    </w:p>
    <w:p w14:paraId="1D31248C" w14:textId="703ABFE1" w:rsidR="004F3A47" w:rsidRDefault="004F3A47" w:rsidP="004F3A47">
      <w:pPr>
        <w:rPr>
          <w:ins w:id="10" w:author="旺龙 刘" w:date="2025-11-10T22:24:00Z"/>
        </w:rPr>
      </w:pPr>
      <w:r>
        <w:rPr>
          <w:rFonts w:hint="eastAsia"/>
        </w:rPr>
        <w:t xml:space="preserve">3. </w:t>
      </w:r>
      <w:ins w:id="11" w:author="旺龙 刘" w:date="2025-11-10T22:24:00Z">
        <w:r w:rsidR="00310A00" w:rsidRPr="00310A00">
          <w:t>货物质量不合格且无法更换的，乙方应返还已付款，并赔偿甲方因此遭受的直接损失，但乙方的全部赔偿责任（包括本合同项下其他条款项下的责任）累计不超过本合同总金额</w:t>
        </w:r>
      </w:ins>
      <w:ins w:id="12" w:author="旺龙 刘" w:date="2025-11-10T22:20:00Z">
        <w:r w:rsidR="004745A6" w:rsidRPr="004745A6">
          <w:t>。</w:t>
        </w:r>
      </w:ins>
      <w:del w:id="13" w:author="旺龙 刘" w:date="2025-11-10T22:20:00Z">
        <w:r w:rsidDel="004745A6">
          <w:rPr>
            <w:rFonts w:hint="eastAsia"/>
          </w:rPr>
          <w:delText>货物质量不合格且无法更换的，乙方应返还已付款并赔偿甲方直接损失。</w:delText>
        </w:r>
      </w:del>
    </w:p>
    <w:p w14:paraId="3487A736" w14:textId="3FF8B7F9" w:rsidR="00310A00" w:rsidRDefault="00310A00" w:rsidP="004F3A47">
      <w:pPr>
        <w:rPr>
          <w:rFonts w:hint="eastAsia"/>
        </w:rPr>
      </w:pPr>
      <w:ins w:id="14" w:author="旺龙 刘" w:date="2025-11-10T22:24:00Z">
        <w:r>
          <w:rPr>
            <w:rFonts w:hint="eastAsia"/>
          </w:rPr>
          <w:t xml:space="preserve">4. </w:t>
        </w:r>
        <w:r w:rsidRPr="00310A00">
          <w:t>双方同意，因本合同引起的任何</w:t>
        </w:r>
        <w:proofErr w:type="gramStart"/>
        <w:r w:rsidRPr="00310A00">
          <w:t>一</w:t>
        </w:r>
        <w:proofErr w:type="gramEnd"/>
        <w:r w:rsidRPr="00310A00">
          <w:t>方向另一方的赔偿责任（包括但不限于违约金、损害赔偿金、知识产权侵权赔偿等），无论基于违约、侵权或其他法律依据，累计总额不得超过本合同总金额的100%，且在任何情况下均不应超过守约方的实际直接损失的130%（即最高不超过实际损失的30%作为合理违约金上限）。</w:t>
        </w:r>
      </w:ins>
    </w:p>
    <w:p w14:paraId="0153CABB" w14:textId="77777777" w:rsidR="004F3A47" w:rsidRDefault="004F3A47" w:rsidP="004F3A47">
      <w:pPr>
        <w:rPr>
          <w:rFonts w:hint="eastAsia"/>
        </w:rPr>
      </w:pPr>
      <w:r>
        <w:rPr>
          <w:rFonts w:hint="eastAsia"/>
        </w:rPr>
        <w:t>11.</w:t>
      </w:r>
      <w:r>
        <w:rPr>
          <w:rFonts w:hint="eastAsia"/>
        </w:rPr>
        <w:tab/>
        <w:t>不可抗力</w:t>
      </w:r>
    </w:p>
    <w:p w14:paraId="0695206F" w14:textId="196AC180" w:rsidR="004F3A47" w:rsidRDefault="004745A6" w:rsidP="004F3A47">
      <w:pPr>
        <w:rPr>
          <w:rFonts w:hint="eastAsia"/>
        </w:rPr>
      </w:pPr>
      <w:ins w:id="15" w:author="旺龙 刘" w:date="2025-11-10T22:20:00Z">
        <w:r w:rsidRPr="004745A6">
          <w:t>本合同所称不可抗力是指本合同签署后发生的、不能预见、不能避免且不能克服的客观事件，包括但不限于地震、台风、洪水、火灾、战争、武装冲突、恐怖袭击、政府行为（如征收、禁令、进出口限制）、突发公共卫生事件（如疫情、流行病）、国际或国内运输大规模中断，以及依据中国法律或国际商业惯例通常认定为不可抗力的其他事件。声称受不可抗力影响的一方应于该事件发生后三（3）日内以书面形式通知对方，并在十五（15）日内提供由相关政府部门、行业协会或具有公信力的第三方机构出具的不可抗力发生及其持续时间的证明文件。若因不可抗力导致一方无法履行或迟延履行合同义务，该方可在不可抗力影响范围内免除违约责任，但应及时采取合理措施减少损失。不可抗力持续超过三十（30）日，任何一方有权书面通知对方解除本合同，且双方互不承担违约责任；合同解除前已履行的部分仍有效，已支付款项应按实际交付货物价值结算。各方应本着诚实信用和公平原则协商处理不可抗力期间及之后的合同履行事宜</w:t>
        </w:r>
      </w:ins>
      <w:del w:id="16" w:author="旺龙 刘" w:date="2025-11-10T22:20:00Z">
        <w:r w:rsidR="004F3A47" w:rsidDel="004745A6">
          <w:rPr>
            <w:rFonts w:hint="eastAsia"/>
          </w:rPr>
          <w:delText>因地震、战争等不可抗力导致无法履行合同的，应在事件发生后3日内书面通知对方，根据影响程度部分或全部免除责任</w:delText>
        </w:r>
      </w:del>
      <w:r w:rsidR="004F3A47">
        <w:rPr>
          <w:rFonts w:hint="eastAsia"/>
        </w:rPr>
        <w:t>。</w:t>
      </w:r>
    </w:p>
    <w:p w14:paraId="2209F428" w14:textId="77777777" w:rsidR="004F3A47" w:rsidRDefault="004F3A47" w:rsidP="004F3A47">
      <w:pPr>
        <w:rPr>
          <w:rFonts w:hint="eastAsia"/>
        </w:rPr>
      </w:pPr>
      <w:r>
        <w:rPr>
          <w:rFonts w:hint="eastAsia"/>
        </w:rPr>
        <w:t>12.</w:t>
      </w:r>
      <w:r>
        <w:rPr>
          <w:rFonts w:hint="eastAsia"/>
        </w:rPr>
        <w:tab/>
        <w:t>争议解决</w:t>
      </w:r>
    </w:p>
    <w:p w14:paraId="72E8597C" w14:textId="77777777" w:rsidR="004F3A47" w:rsidRDefault="004F3A47" w:rsidP="004F3A47">
      <w:pPr>
        <w:rPr>
          <w:rFonts w:hint="eastAsia"/>
        </w:rPr>
      </w:pPr>
      <w:r>
        <w:rPr>
          <w:rFonts w:hint="eastAsia"/>
        </w:rPr>
        <w:t>协商不成的，提交甲方所在地有管辖权的人民法院诉讼解决。</w:t>
      </w:r>
    </w:p>
    <w:p w14:paraId="56BDD861" w14:textId="77777777" w:rsidR="004F3A47" w:rsidRDefault="004F3A47" w:rsidP="004F3A47">
      <w:pPr>
        <w:rPr>
          <w:rFonts w:hint="eastAsia"/>
        </w:rPr>
      </w:pPr>
      <w:r>
        <w:rPr>
          <w:rFonts w:hint="eastAsia"/>
        </w:rPr>
        <w:t>13.</w:t>
      </w:r>
      <w:r>
        <w:rPr>
          <w:rFonts w:hint="eastAsia"/>
        </w:rPr>
        <w:tab/>
        <w:t>知识产权</w:t>
      </w:r>
    </w:p>
    <w:p w14:paraId="4C22D9E1" w14:textId="3F6B13A0" w:rsidR="004F3A47" w:rsidRDefault="00310A00" w:rsidP="004F3A47">
      <w:pPr>
        <w:rPr>
          <w:rFonts w:hint="eastAsia"/>
        </w:rPr>
      </w:pPr>
      <w:ins w:id="17" w:author="旺龙 刘" w:date="2025-11-10T22:24:00Z">
        <w:r w:rsidRPr="00310A00">
          <w:t>乙方保证所售货物不侵犯第三方知识产权。如因乙方原因导致甲方被第三方主张知识产权侵权，乙方应负责处理并承担由此产生的合理费用及甲方的直接损失，但乙方就知识产权事项所承担的全部赔偿责任不超过本合同总金额</w:t>
        </w:r>
      </w:ins>
      <w:del w:id="18" w:author="旺龙 刘" w:date="2025-11-10T22:24:00Z">
        <w:r w:rsidR="004F3A47" w:rsidDel="00310A00">
          <w:rPr>
            <w:rFonts w:hint="eastAsia"/>
          </w:rPr>
          <w:delText>乙方保证所售货物不侵犯第三方知识产权，如因此产生纠纷由乙方承担全部责任</w:delText>
        </w:r>
      </w:del>
      <w:r w:rsidR="004F3A47">
        <w:rPr>
          <w:rFonts w:hint="eastAsia"/>
        </w:rPr>
        <w:t>。</w:t>
      </w:r>
    </w:p>
    <w:p w14:paraId="700D6201" w14:textId="77777777" w:rsidR="004F3A47" w:rsidRDefault="004F3A47" w:rsidP="004F3A47">
      <w:pPr>
        <w:rPr>
          <w:rFonts w:hint="eastAsia"/>
        </w:rPr>
      </w:pPr>
      <w:r>
        <w:rPr>
          <w:rFonts w:hint="eastAsia"/>
        </w:rPr>
        <w:t>14.</w:t>
      </w:r>
      <w:r>
        <w:rPr>
          <w:rFonts w:hint="eastAsia"/>
        </w:rPr>
        <w:tab/>
        <w:t>保密条款</w:t>
      </w:r>
    </w:p>
    <w:p w14:paraId="4C75B553" w14:textId="4DC9F6EB" w:rsidR="004F3A47" w:rsidRDefault="004745A6" w:rsidP="004F3A47">
      <w:pPr>
        <w:rPr>
          <w:rFonts w:hint="eastAsia"/>
        </w:rPr>
      </w:pPr>
      <w:ins w:id="19" w:author="旺龙 刘" w:date="2025-11-10T22:20:00Z">
        <w:r w:rsidRPr="004745A6">
          <w:t>双方及双方的相关人员（包括但不限于各自及其关联企业的董事、监事、高级管理人员、雇员、顾问、代理人及其他知悉保密信息的人员）应对在履行本合同过程中获知的对方保密信息承担保密义务。本合同所称‘保密信息’是指属于任何一方及其关联企业所有、不为公众所知悉、能带来经济效益、具有实用性并已采取合理保密措施的技术、财务、商业或其他信息，包括但不限于本合同内容、价格条款、技术参数、客户数据及合作细节。未经对方事先书面同意，任何一方不得向任何第三方披露保密信息。但以下情形除外：（1）该信息已为公众所知悉（非因接收方违约所致）；（2）依法应司法、行政机关要求披露（但披露方应在法律允许范围内提前通知对方）。保密义务期限为本合同履行期间及合同终止后【3】年。本合同任何条款的无效或不可执行，不影响本保密条款的效力。如一方违反保密义务，应赔偿因此给</w:t>
        </w:r>
        <w:r w:rsidRPr="004745A6">
          <w:lastRenderedPageBreak/>
          <w:t>对方造成的全部直接和间接损失</w:t>
        </w:r>
      </w:ins>
      <w:del w:id="20" w:author="旺龙 刘" w:date="2025-11-10T22:20:00Z">
        <w:r w:rsidR="004F3A47" w:rsidDel="004745A6">
          <w:rPr>
            <w:rFonts w:hint="eastAsia"/>
          </w:rPr>
          <w:delText>双方对合同内容及在合作中获悉的对方商业秘密保密，期限为合同终止后3年</w:delText>
        </w:r>
      </w:del>
      <w:r w:rsidR="004F3A47">
        <w:rPr>
          <w:rFonts w:hint="eastAsia"/>
        </w:rPr>
        <w:t>。</w:t>
      </w:r>
    </w:p>
    <w:p w14:paraId="5ABA1FD2" w14:textId="77777777" w:rsidR="004F3A47" w:rsidRDefault="004F3A47" w:rsidP="004F3A47">
      <w:pPr>
        <w:rPr>
          <w:rFonts w:hint="eastAsia"/>
        </w:rPr>
      </w:pPr>
      <w:r>
        <w:rPr>
          <w:rFonts w:hint="eastAsia"/>
        </w:rPr>
        <w:t>15.</w:t>
      </w:r>
      <w:r>
        <w:rPr>
          <w:rFonts w:hint="eastAsia"/>
        </w:rPr>
        <w:tab/>
        <w:t>通知与送达</w:t>
      </w:r>
    </w:p>
    <w:p w14:paraId="31639FFE" w14:textId="77777777" w:rsidR="004F3A47" w:rsidRDefault="004F3A47" w:rsidP="004F3A47">
      <w:pPr>
        <w:rPr>
          <w:rFonts w:hint="eastAsia"/>
        </w:rPr>
      </w:pPr>
      <w:r>
        <w:rPr>
          <w:rFonts w:hint="eastAsia"/>
        </w:rPr>
        <w:t>所有通知以书面形式（含邮件）发送至本合同首部列明地址，邮件发出后第3日视为送达。</w:t>
      </w:r>
    </w:p>
    <w:p w14:paraId="55FDB1E8" w14:textId="77777777" w:rsidR="004F3A47" w:rsidRDefault="004F3A47" w:rsidP="004F3A47">
      <w:pPr>
        <w:rPr>
          <w:rFonts w:hint="eastAsia"/>
        </w:rPr>
      </w:pPr>
      <w:r>
        <w:rPr>
          <w:rFonts w:hint="eastAsia"/>
        </w:rPr>
        <w:t>16.</w:t>
      </w:r>
      <w:r>
        <w:rPr>
          <w:rFonts w:hint="eastAsia"/>
        </w:rPr>
        <w:tab/>
        <w:t>合同生效与终止</w:t>
      </w:r>
    </w:p>
    <w:p w14:paraId="009EFAEF" w14:textId="77777777" w:rsidR="004F3A47" w:rsidRDefault="004F3A47" w:rsidP="004F3A47">
      <w:pPr>
        <w:rPr>
          <w:rFonts w:hint="eastAsia"/>
        </w:rPr>
      </w:pPr>
      <w:r>
        <w:rPr>
          <w:rFonts w:hint="eastAsia"/>
        </w:rPr>
        <w:t>本合同自双方法定代表人或授权代表签字并盖章之日起生效，至货款</w:t>
      </w:r>
      <w:proofErr w:type="gramStart"/>
      <w:r>
        <w:rPr>
          <w:rFonts w:hint="eastAsia"/>
        </w:rPr>
        <w:t>结清且</w:t>
      </w:r>
      <w:proofErr w:type="gramEnd"/>
      <w:r>
        <w:rPr>
          <w:rFonts w:hint="eastAsia"/>
        </w:rPr>
        <w:t>质保期届满后终止。</w:t>
      </w:r>
    </w:p>
    <w:p w14:paraId="6E0D5AA5" w14:textId="77777777" w:rsidR="004F3A47" w:rsidRDefault="004F3A47" w:rsidP="004F3A47">
      <w:pPr>
        <w:rPr>
          <w:rFonts w:hint="eastAsia"/>
        </w:rPr>
      </w:pPr>
      <w:r>
        <w:rPr>
          <w:rFonts w:hint="eastAsia"/>
        </w:rPr>
        <w:t>17.</w:t>
      </w:r>
      <w:r>
        <w:rPr>
          <w:rFonts w:hint="eastAsia"/>
        </w:rPr>
        <w:tab/>
        <w:t>其他约定</w:t>
      </w:r>
    </w:p>
    <w:p w14:paraId="115B5226" w14:textId="77777777" w:rsidR="004F3A47" w:rsidRDefault="004F3A47" w:rsidP="004F3A47">
      <w:pPr>
        <w:rPr>
          <w:rFonts w:hint="eastAsia"/>
        </w:rPr>
      </w:pPr>
      <w:r>
        <w:rPr>
          <w:rFonts w:hint="eastAsia"/>
        </w:rPr>
        <w:t>1. 本合同一式肆份，甲乙双方各执贰份，具有同等法律效力；</w:t>
      </w:r>
    </w:p>
    <w:p w14:paraId="776B3186" w14:textId="77777777" w:rsidR="004F3A47" w:rsidRDefault="004F3A47" w:rsidP="004F3A47">
      <w:pPr>
        <w:rPr>
          <w:ins w:id="21" w:author="旺龙 刘" w:date="2025-11-10T22:20:00Z"/>
        </w:rPr>
      </w:pPr>
      <w:r>
        <w:rPr>
          <w:rFonts w:hint="eastAsia"/>
        </w:rPr>
        <w:t>2. 未尽事宜可签订补充协议，补充协议与本合同具有同等效力。</w:t>
      </w:r>
    </w:p>
    <w:p w14:paraId="54A488E0" w14:textId="77777777" w:rsidR="004745A6" w:rsidRDefault="004745A6" w:rsidP="004F3A47">
      <w:pPr>
        <w:rPr>
          <w:ins w:id="22" w:author="旺龙 刘" w:date="2025-11-10T22:20:00Z"/>
        </w:rPr>
      </w:pPr>
    </w:p>
    <w:p w14:paraId="227DC5C6" w14:textId="1FA0AE5E" w:rsidR="004745A6" w:rsidRDefault="004745A6" w:rsidP="004F3A47">
      <w:pPr>
        <w:rPr>
          <w:ins w:id="23" w:author="旺龙 刘" w:date="2025-11-10T22:20:00Z"/>
        </w:rPr>
      </w:pPr>
      <w:ins w:id="24" w:author="旺龙 刘" w:date="2025-11-10T22:21:00Z">
        <w:r w:rsidRPr="004745A6">
          <w:t>本合同于____年____月____日在北京市签订</w:t>
        </w:r>
      </w:ins>
    </w:p>
    <w:p w14:paraId="0CC9A243" w14:textId="77777777" w:rsidR="004745A6" w:rsidRDefault="004745A6" w:rsidP="004F3A47">
      <w:pPr>
        <w:rPr>
          <w:rFonts w:hint="eastAsia"/>
        </w:rPr>
      </w:pPr>
    </w:p>
    <w:p w14:paraId="6657EAF2" w14:textId="77777777" w:rsidR="004F3A47" w:rsidRDefault="004F3A47" w:rsidP="004F3A47">
      <w:pPr>
        <w:rPr>
          <w:rFonts w:hint="eastAsia"/>
        </w:rPr>
      </w:pPr>
      <w:r>
        <w:rPr>
          <w:rFonts w:hint="eastAsia"/>
        </w:rPr>
        <w:t>甲方（盖章）：北京科技发展有限公司</w:t>
      </w:r>
    </w:p>
    <w:p w14:paraId="55DD3D20" w14:textId="77777777" w:rsidR="004F3A47" w:rsidRDefault="004F3A47" w:rsidP="004F3A47">
      <w:pPr>
        <w:rPr>
          <w:rFonts w:hint="eastAsia"/>
        </w:rPr>
      </w:pPr>
      <w:r>
        <w:rPr>
          <w:rFonts w:hint="eastAsia"/>
        </w:rPr>
        <w:t>法定代表人/授权代表：___________</w:t>
      </w:r>
    </w:p>
    <w:p w14:paraId="237ECE17" w14:textId="77777777" w:rsidR="004F3A47" w:rsidRDefault="004F3A47" w:rsidP="004F3A47">
      <w:pPr>
        <w:rPr>
          <w:rFonts w:hint="eastAsia"/>
        </w:rPr>
      </w:pPr>
      <w:r>
        <w:rPr>
          <w:rFonts w:hint="eastAsia"/>
        </w:rPr>
        <w:t>日期：2025年11月06日</w:t>
      </w:r>
    </w:p>
    <w:p w14:paraId="52B51D8C" w14:textId="77777777" w:rsidR="004F3A47" w:rsidRDefault="004F3A47" w:rsidP="004F3A47">
      <w:pPr>
        <w:rPr>
          <w:rFonts w:hint="eastAsia"/>
        </w:rPr>
      </w:pPr>
      <w:r>
        <w:rPr>
          <w:rFonts w:hint="eastAsia"/>
        </w:rPr>
        <w:t>乙方（盖章）：联想（北京）有限公司</w:t>
      </w:r>
    </w:p>
    <w:p w14:paraId="093B71DC" w14:textId="77777777" w:rsidR="004F3A47" w:rsidRDefault="004F3A47" w:rsidP="004F3A47">
      <w:pPr>
        <w:rPr>
          <w:rFonts w:hint="eastAsia"/>
        </w:rPr>
      </w:pPr>
      <w:r>
        <w:rPr>
          <w:rFonts w:hint="eastAsia"/>
        </w:rPr>
        <w:t>法定代表人/授权代表：___________</w:t>
      </w:r>
    </w:p>
    <w:p w14:paraId="488BAAE9" w14:textId="77777777" w:rsidR="004F3A47" w:rsidRDefault="004F3A47" w:rsidP="004F3A47">
      <w:pPr>
        <w:rPr>
          <w:rFonts w:hint="eastAsia"/>
        </w:rPr>
      </w:pPr>
      <w:r>
        <w:rPr>
          <w:rFonts w:hint="eastAsia"/>
        </w:rPr>
        <w:t>日期：2025年11月06日</w:t>
      </w:r>
    </w:p>
    <w:p w14:paraId="06725D7C" w14:textId="77777777" w:rsidR="00D1019B" w:rsidRDefault="00D1019B">
      <w:pPr>
        <w:rPr>
          <w:rFonts w:hint="eastAsia"/>
        </w:rPr>
      </w:pPr>
    </w:p>
    <w:sectPr w:rsidR="00D101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47"/>
    <w:rsid w:val="00310A00"/>
    <w:rsid w:val="003C70C4"/>
    <w:rsid w:val="00434C90"/>
    <w:rsid w:val="004745A6"/>
    <w:rsid w:val="004F3A47"/>
    <w:rsid w:val="0066402B"/>
    <w:rsid w:val="00A279C4"/>
    <w:rsid w:val="00D1019B"/>
    <w:rsid w:val="00D579BF"/>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DEDE"/>
  <w15:chartTrackingRefBased/>
  <w15:docId w15:val="{28FB34C6-53C9-4976-B811-E10FA2BD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3A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3A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3A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3A4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3A4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F3A4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3A4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3A4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3A4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3A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3A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3A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3A47"/>
    <w:rPr>
      <w:rFonts w:cstheme="majorBidi"/>
      <w:color w:val="0F4761" w:themeColor="accent1" w:themeShade="BF"/>
      <w:sz w:val="28"/>
      <w:szCs w:val="28"/>
    </w:rPr>
  </w:style>
  <w:style w:type="character" w:customStyle="1" w:styleId="50">
    <w:name w:val="标题 5 字符"/>
    <w:basedOn w:val="a0"/>
    <w:link w:val="5"/>
    <w:uiPriority w:val="9"/>
    <w:semiHidden/>
    <w:rsid w:val="004F3A47"/>
    <w:rPr>
      <w:rFonts w:cstheme="majorBidi"/>
      <w:color w:val="0F4761" w:themeColor="accent1" w:themeShade="BF"/>
      <w:sz w:val="24"/>
      <w:szCs w:val="24"/>
    </w:rPr>
  </w:style>
  <w:style w:type="character" w:customStyle="1" w:styleId="60">
    <w:name w:val="标题 6 字符"/>
    <w:basedOn w:val="a0"/>
    <w:link w:val="6"/>
    <w:uiPriority w:val="9"/>
    <w:semiHidden/>
    <w:rsid w:val="004F3A47"/>
    <w:rPr>
      <w:rFonts w:cstheme="majorBidi"/>
      <w:b/>
      <w:bCs/>
      <w:color w:val="0F4761" w:themeColor="accent1" w:themeShade="BF"/>
    </w:rPr>
  </w:style>
  <w:style w:type="character" w:customStyle="1" w:styleId="70">
    <w:name w:val="标题 7 字符"/>
    <w:basedOn w:val="a0"/>
    <w:link w:val="7"/>
    <w:uiPriority w:val="9"/>
    <w:semiHidden/>
    <w:rsid w:val="004F3A47"/>
    <w:rPr>
      <w:rFonts w:cstheme="majorBidi"/>
      <w:b/>
      <w:bCs/>
      <w:color w:val="595959" w:themeColor="text1" w:themeTint="A6"/>
    </w:rPr>
  </w:style>
  <w:style w:type="character" w:customStyle="1" w:styleId="80">
    <w:name w:val="标题 8 字符"/>
    <w:basedOn w:val="a0"/>
    <w:link w:val="8"/>
    <w:uiPriority w:val="9"/>
    <w:semiHidden/>
    <w:rsid w:val="004F3A47"/>
    <w:rPr>
      <w:rFonts w:cstheme="majorBidi"/>
      <w:color w:val="595959" w:themeColor="text1" w:themeTint="A6"/>
    </w:rPr>
  </w:style>
  <w:style w:type="character" w:customStyle="1" w:styleId="90">
    <w:name w:val="标题 9 字符"/>
    <w:basedOn w:val="a0"/>
    <w:link w:val="9"/>
    <w:uiPriority w:val="9"/>
    <w:semiHidden/>
    <w:rsid w:val="004F3A47"/>
    <w:rPr>
      <w:rFonts w:eastAsiaTheme="majorEastAsia" w:cstheme="majorBidi"/>
      <w:color w:val="595959" w:themeColor="text1" w:themeTint="A6"/>
    </w:rPr>
  </w:style>
  <w:style w:type="paragraph" w:styleId="a3">
    <w:name w:val="Title"/>
    <w:basedOn w:val="a"/>
    <w:next w:val="a"/>
    <w:link w:val="a4"/>
    <w:uiPriority w:val="10"/>
    <w:qFormat/>
    <w:rsid w:val="004F3A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3A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3A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3A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3A47"/>
    <w:pPr>
      <w:spacing w:before="160" w:after="160"/>
      <w:jc w:val="center"/>
    </w:pPr>
    <w:rPr>
      <w:i/>
      <w:iCs/>
      <w:color w:val="404040" w:themeColor="text1" w:themeTint="BF"/>
    </w:rPr>
  </w:style>
  <w:style w:type="character" w:customStyle="1" w:styleId="a8">
    <w:name w:val="引用 字符"/>
    <w:basedOn w:val="a0"/>
    <w:link w:val="a7"/>
    <w:uiPriority w:val="29"/>
    <w:rsid w:val="004F3A47"/>
    <w:rPr>
      <w:i/>
      <w:iCs/>
      <w:color w:val="404040" w:themeColor="text1" w:themeTint="BF"/>
    </w:rPr>
  </w:style>
  <w:style w:type="paragraph" w:styleId="a9">
    <w:name w:val="List Paragraph"/>
    <w:basedOn w:val="a"/>
    <w:uiPriority w:val="34"/>
    <w:qFormat/>
    <w:rsid w:val="004F3A47"/>
    <w:pPr>
      <w:ind w:left="720"/>
      <w:contextualSpacing/>
    </w:pPr>
  </w:style>
  <w:style w:type="character" w:styleId="aa">
    <w:name w:val="Intense Emphasis"/>
    <w:basedOn w:val="a0"/>
    <w:uiPriority w:val="21"/>
    <w:qFormat/>
    <w:rsid w:val="004F3A47"/>
    <w:rPr>
      <w:i/>
      <w:iCs/>
      <w:color w:val="0F4761" w:themeColor="accent1" w:themeShade="BF"/>
    </w:rPr>
  </w:style>
  <w:style w:type="paragraph" w:styleId="ab">
    <w:name w:val="Intense Quote"/>
    <w:basedOn w:val="a"/>
    <w:next w:val="a"/>
    <w:link w:val="ac"/>
    <w:uiPriority w:val="30"/>
    <w:qFormat/>
    <w:rsid w:val="004F3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3A47"/>
    <w:rPr>
      <w:i/>
      <w:iCs/>
      <w:color w:val="0F4761" w:themeColor="accent1" w:themeShade="BF"/>
    </w:rPr>
  </w:style>
  <w:style w:type="character" w:styleId="ad">
    <w:name w:val="Intense Reference"/>
    <w:basedOn w:val="a0"/>
    <w:uiPriority w:val="32"/>
    <w:qFormat/>
    <w:rsid w:val="004F3A47"/>
    <w:rPr>
      <w:b/>
      <w:bCs/>
      <w:smallCaps/>
      <w:color w:val="0F4761" w:themeColor="accent1" w:themeShade="BF"/>
      <w:spacing w:val="5"/>
    </w:rPr>
  </w:style>
  <w:style w:type="paragraph" w:styleId="ae">
    <w:name w:val="Revision"/>
    <w:hidden/>
    <w:uiPriority w:val="99"/>
    <w:semiHidden/>
    <w:rsid w:val="00474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2</cp:revision>
  <dcterms:created xsi:type="dcterms:W3CDTF">2025-11-10T14:13:00Z</dcterms:created>
  <dcterms:modified xsi:type="dcterms:W3CDTF">2025-11-10T14:25:00Z</dcterms:modified>
</cp:coreProperties>
</file>